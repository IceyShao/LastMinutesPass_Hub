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B531" w14:textId="2BC61368" w:rsidR="00054E64" w:rsidRDefault="00917734">
      <w:pPr>
        <w:rPr>
          <w:rFonts w:ascii="Times New Roman" w:hAnsi="Times New Roman" w:cs="Times New Roman"/>
          <w:b/>
          <w:bCs/>
          <w:sz w:val="28"/>
          <w:szCs w:val="28"/>
        </w:rPr>
      </w:pPr>
      <w:r w:rsidRPr="00280B6D">
        <w:rPr>
          <w:rFonts w:ascii="Times New Roman" w:hAnsi="Times New Roman" w:cs="Times New Roman" w:hint="eastAsia"/>
          <w:b/>
          <w:bCs/>
          <w:sz w:val="28"/>
          <w:szCs w:val="28"/>
        </w:rPr>
        <w:t xml:space="preserve">E. </w:t>
      </w:r>
      <w:r w:rsidR="00054E64" w:rsidRPr="00280B6D">
        <w:rPr>
          <w:rFonts w:ascii="Times New Roman" w:hAnsi="Times New Roman" w:cs="Times New Roman" w:hint="eastAsia"/>
          <w:b/>
          <w:bCs/>
          <w:sz w:val="28"/>
          <w:szCs w:val="28"/>
        </w:rPr>
        <w:t>Polymerization of Styrene</w:t>
      </w:r>
    </w:p>
    <w:p w14:paraId="6D9BB203" w14:textId="400B7B83" w:rsidR="00A07BF8" w:rsidRPr="00A07BF8" w:rsidRDefault="00A07BF8">
      <w:pPr>
        <w:rPr>
          <w:rFonts w:ascii="Times New Roman" w:hAnsi="Times New Roman" w:cs="Times New Roman"/>
          <w:b/>
          <w:bCs/>
          <w:sz w:val="22"/>
          <w:szCs w:val="22"/>
        </w:rPr>
      </w:pPr>
      <w:r w:rsidRPr="00A07BF8">
        <w:rPr>
          <w:rFonts w:ascii="Times New Roman" w:hAnsi="Times New Roman" w:cs="Times New Roman" w:hint="eastAsia"/>
          <w:b/>
          <w:bCs/>
          <w:sz w:val="22"/>
          <w:szCs w:val="22"/>
        </w:rPr>
        <w:t>Introduction</w:t>
      </w:r>
    </w:p>
    <w:p w14:paraId="3855BF0A" w14:textId="6F8A492B" w:rsidR="00054E64" w:rsidRPr="007F3D1A" w:rsidRDefault="00917734">
      <w:pPr>
        <w:rPr>
          <w:rFonts w:ascii="Times New Roman" w:hAnsi="Times New Roman" w:cs="Times New Roman"/>
        </w:rPr>
      </w:pPr>
      <w:r w:rsidRPr="00A123AE">
        <w:rPr>
          <w:rFonts w:ascii="Times New Roman" w:hAnsi="Times New Roman" w:cs="Times New Roman" w:hint="eastAsia"/>
          <w:b/>
          <w:bCs/>
          <w:sz w:val="22"/>
          <w:szCs w:val="22"/>
        </w:rPr>
        <w:t xml:space="preserve">Purpose: </w:t>
      </w:r>
      <w:r w:rsidRPr="00A123AE">
        <w:rPr>
          <w:rFonts w:ascii="Times New Roman" w:hAnsi="Times New Roman" w:cs="Times New Roman"/>
          <w:b/>
          <w:bCs/>
          <w:sz w:val="22"/>
          <w:szCs w:val="22"/>
        </w:rPr>
        <w:br/>
      </w:r>
      <w:r w:rsidRPr="00A123AE">
        <w:rPr>
          <w:rFonts w:ascii="Times New Roman" w:hAnsi="Times New Roman" w:cs="Times New Roman" w:hint="eastAsia"/>
          <w:sz w:val="22"/>
          <w:szCs w:val="22"/>
        </w:rPr>
        <w:t xml:space="preserve">To </w:t>
      </w:r>
      <w:r w:rsidRPr="00A123AE">
        <w:rPr>
          <w:rFonts w:ascii="Times New Roman" w:hAnsi="Times New Roman" w:cs="Times New Roman"/>
          <w:sz w:val="22"/>
          <w:szCs w:val="22"/>
        </w:rPr>
        <w:t>synthesize</w:t>
      </w:r>
      <w:r w:rsidRPr="00A123AE">
        <w:rPr>
          <w:rFonts w:ascii="Times New Roman" w:hAnsi="Times New Roman" w:cs="Times New Roman" w:hint="eastAsia"/>
          <w:sz w:val="22"/>
          <w:szCs w:val="22"/>
        </w:rPr>
        <w:t xml:space="preserve"> </w:t>
      </w:r>
      <w:r w:rsidRPr="00A123AE">
        <w:rPr>
          <w:rFonts w:ascii="Times New Roman" w:hAnsi="Times New Roman" w:cs="Times New Roman"/>
          <w:sz w:val="22"/>
          <w:szCs w:val="22"/>
        </w:rPr>
        <w:t>polystyrene</w:t>
      </w:r>
      <w:r w:rsidRPr="00A123AE">
        <w:rPr>
          <w:rFonts w:ascii="Times New Roman" w:hAnsi="Times New Roman" w:cs="Times New Roman" w:hint="eastAsia"/>
          <w:sz w:val="22"/>
          <w:szCs w:val="22"/>
        </w:rPr>
        <w:t xml:space="preserve">, with benzyl peroxide as a polymerization </w:t>
      </w:r>
      <w:r w:rsidRPr="00A123AE">
        <w:rPr>
          <w:rFonts w:ascii="Times New Roman" w:hAnsi="Times New Roman" w:cs="Times New Roman"/>
          <w:sz w:val="22"/>
          <w:szCs w:val="22"/>
        </w:rPr>
        <w:t>initiator</w:t>
      </w:r>
      <w:r w:rsidRPr="00A123AE">
        <w:rPr>
          <w:rFonts w:ascii="Times New Roman" w:hAnsi="Times New Roman" w:cs="Times New Roman" w:hint="eastAsia"/>
          <w:sz w:val="22"/>
          <w:szCs w:val="22"/>
        </w:rPr>
        <w:t>, by radical polymerization of styrene.</w:t>
      </w:r>
      <w:r w:rsidRPr="00A123AE">
        <w:rPr>
          <w:rFonts w:ascii="Times New Roman" w:hAnsi="Times New Roman" w:cs="Times New Roman" w:hint="eastAsia"/>
          <w:b/>
          <w:bCs/>
          <w:sz w:val="22"/>
          <w:szCs w:val="22"/>
        </w:rPr>
        <w:t xml:space="preserve"> </w:t>
      </w:r>
      <w:r w:rsidRPr="00A123AE">
        <w:rPr>
          <w:rFonts w:ascii="Times New Roman" w:hAnsi="Times New Roman" w:cs="Times New Roman" w:hint="eastAsia"/>
          <w:sz w:val="22"/>
          <w:szCs w:val="22"/>
        </w:rPr>
        <w:t>We then measured its infrared absorption technique using Fourier transform (FT) infrared technique and discuss its molecular structure.</w:t>
      </w:r>
    </w:p>
    <w:p w14:paraId="4EEF07B2" w14:textId="0524C2D6" w:rsidR="00917734" w:rsidRPr="00A123AE" w:rsidRDefault="00917734">
      <w:pPr>
        <w:rPr>
          <w:rFonts w:ascii="Times New Roman" w:hAnsi="Times New Roman" w:cs="Times New Roman"/>
          <w:b/>
          <w:bCs/>
          <w:sz w:val="22"/>
          <w:szCs w:val="22"/>
        </w:rPr>
      </w:pPr>
      <w:r w:rsidRPr="00A123AE">
        <w:rPr>
          <w:rFonts w:ascii="Times New Roman" w:hAnsi="Times New Roman" w:cs="Times New Roman" w:hint="eastAsia"/>
          <w:b/>
          <w:bCs/>
          <w:sz w:val="22"/>
          <w:szCs w:val="22"/>
        </w:rPr>
        <w:t>Polystyrene synthesis</w:t>
      </w:r>
    </w:p>
    <w:p w14:paraId="2DC2CD27" w14:textId="06C7365C" w:rsidR="00917734" w:rsidRPr="00A123AE" w:rsidRDefault="00917734">
      <w:pPr>
        <w:rPr>
          <w:rFonts w:ascii="Times New Roman" w:hAnsi="Times New Roman" w:cs="Times New Roman"/>
          <w:sz w:val="22"/>
          <w:szCs w:val="22"/>
        </w:rPr>
      </w:pPr>
      <w:r w:rsidRPr="00A123AE">
        <w:rPr>
          <w:rFonts w:ascii="Times New Roman" w:hAnsi="Times New Roman" w:cs="Times New Roman" w:hint="eastAsia"/>
          <w:sz w:val="22"/>
          <w:szCs w:val="22"/>
        </w:rPr>
        <w:t>Styrene is made from ethylene and ethylbenzene,</w:t>
      </w:r>
      <w:r w:rsidR="00361B54">
        <w:rPr>
          <w:rFonts w:ascii="Times New Roman" w:hAnsi="Times New Roman" w:cs="Times New Roman" w:hint="eastAsia"/>
          <w:sz w:val="22"/>
          <w:szCs w:val="22"/>
        </w:rPr>
        <w:t xml:space="preserve"> </w:t>
      </w:r>
      <w:r w:rsidRPr="00A123AE">
        <w:rPr>
          <w:rFonts w:ascii="Times New Roman" w:hAnsi="Times New Roman" w:cs="Times New Roman" w:hint="eastAsia"/>
          <w:sz w:val="22"/>
          <w:szCs w:val="22"/>
        </w:rPr>
        <w:t xml:space="preserve">which are obtained by fractional distillation and synthesized from benzene, respectively. </w:t>
      </w:r>
      <w:r w:rsidR="00981531" w:rsidRPr="00A123AE">
        <w:rPr>
          <w:rFonts w:ascii="Times New Roman" w:hAnsi="Times New Roman" w:cs="Times New Roman" w:hint="eastAsia"/>
          <w:sz w:val="22"/>
          <w:szCs w:val="22"/>
        </w:rPr>
        <w:t xml:space="preserve">(Scheme 1(1)). </w:t>
      </w:r>
      <w:r w:rsidRPr="00A123AE">
        <w:rPr>
          <w:rFonts w:ascii="Times New Roman" w:hAnsi="Times New Roman" w:cs="Times New Roman" w:hint="eastAsia"/>
          <w:sz w:val="22"/>
          <w:szCs w:val="22"/>
        </w:rPr>
        <w:t xml:space="preserve">Ethylbenzene is designated to form styrene.  </w:t>
      </w:r>
      <w:r w:rsidR="00981531" w:rsidRPr="00A123AE">
        <w:rPr>
          <w:rFonts w:ascii="Times New Roman" w:hAnsi="Times New Roman" w:cs="Times New Roman" w:hint="eastAsia"/>
          <w:sz w:val="22"/>
          <w:szCs w:val="22"/>
        </w:rPr>
        <w:t>(Scheme 1(2)).</w:t>
      </w:r>
    </w:p>
    <w:p w14:paraId="1B4F7A7E" w14:textId="3B4A5B33" w:rsidR="00054E64" w:rsidRPr="00A123AE" w:rsidRDefault="00981531">
      <w:pPr>
        <w:rPr>
          <w:rFonts w:ascii="Times New Roman" w:hAnsi="Times New Roman" w:cs="Times New Roman"/>
          <w:sz w:val="22"/>
          <w:szCs w:val="22"/>
        </w:rPr>
      </w:pPr>
      <w:r w:rsidRPr="00A123AE">
        <w:rPr>
          <w:noProof/>
          <w:sz w:val="22"/>
          <w:szCs w:val="22"/>
        </w:rPr>
        <w:drawing>
          <wp:inline distT="0" distB="0" distL="0" distR="0" wp14:anchorId="4088F11C" wp14:editId="341050E5">
            <wp:extent cx="3363028" cy="1289213"/>
            <wp:effectExtent l="0" t="0" r="8890" b="6350"/>
            <wp:docPr id="170453261" name="Picture 1" descr="A paper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261" name="Picture 1" descr="A paper with text and symbol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88935" cy="1299144"/>
                    </a:xfrm>
                    <a:prstGeom prst="rect">
                      <a:avLst/>
                    </a:prstGeom>
                    <a:noFill/>
                    <a:ln>
                      <a:noFill/>
                    </a:ln>
                  </pic:spPr>
                </pic:pic>
              </a:graphicData>
            </a:graphic>
          </wp:inline>
        </w:drawing>
      </w:r>
    </w:p>
    <w:p w14:paraId="4132E8BE" w14:textId="2E88D036" w:rsidR="00981531" w:rsidRPr="00A123AE" w:rsidRDefault="00981531">
      <w:pPr>
        <w:rPr>
          <w:rFonts w:ascii="Times New Roman" w:hAnsi="Times New Roman" w:cs="Times New Roman"/>
          <w:sz w:val="22"/>
          <w:szCs w:val="22"/>
        </w:rPr>
      </w:pPr>
      <w:r w:rsidRPr="00A123AE">
        <w:rPr>
          <w:rFonts w:ascii="Times New Roman" w:hAnsi="Times New Roman" w:cs="Times New Roman" w:hint="eastAsia"/>
          <w:sz w:val="22"/>
          <w:szCs w:val="22"/>
        </w:rPr>
        <w:t>In this experiment, the polymerization experiment is caused by radical polymerization. (Scheme 2)</w:t>
      </w:r>
      <w:r w:rsidR="00280B6D" w:rsidRPr="00A123AE">
        <w:rPr>
          <w:rFonts w:ascii="Times New Roman" w:hAnsi="Times New Roman" w:cs="Times New Roman" w:hint="eastAsia"/>
          <w:sz w:val="22"/>
          <w:szCs w:val="22"/>
        </w:rPr>
        <w:t xml:space="preserve"> and (Figure1)</w:t>
      </w:r>
    </w:p>
    <w:p w14:paraId="52175C6B" w14:textId="69F57B15" w:rsidR="00981531" w:rsidRPr="00A123AE" w:rsidRDefault="00981531">
      <w:pPr>
        <w:rPr>
          <w:rFonts w:ascii="Times New Roman" w:hAnsi="Times New Roman" w:cs="Times New Roman"/>
          <w:sz w:val="22"/>
          <w:szCs w:val="22"/>
        </w:rPr>
      </w:pPr>
      <w:r w:rsidRPr="00A123AE">
        <w:rPr>
          <w:noProof/>
          <w:sz w:val="22"/>
          <w:szCs w:val="22"/>
        </w:rPr>
        <w:drawing>
          <wp:inline distT="0" distB="0" distL="0" distR="0" wp14:anchorId="0D1B7A06" wp14:editId="7A3A6E82">
            <wp:extent cx="3080730" cy="1053839"/>
            <wp:effectExtent l="0" t="0" r="5715" b="0"/>
            <wp:docPr id="178466616" name="Picture 2" descr="A diagram of a chemic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6616" name="Picture 2" descr="A diagram of a chemical structur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1478" cy="1060937"/>
                    </a:xfrm>
                    <a:prstGeom prst="rect">
                      <a:avLst/>
                    </a:prstGeom>
                    <a:noFill/>
                    <a:ln>
                      <a:noFill/>
                    </a:ln>
                  </pic:spPr>
                </pic:pic>
              </a:graphicData>
            </a:graphic>
          </wp:inline>
        </w:drawing>
      </w:r>
    </w:p>
    <w:p w14:paraId="4E4A9485" w14:textId="77777777" w:rsidR="00280B6D" w:rsidRPr="00A123AE" w:rsidRDefault="00981531" w:rsidP="00280B6D">
      <w:pPr>
        <w:keepNext/>
        <w:rPr>
          <w:sz w:val="22"/>
          <w:szCs w:val="22"/>
        </w:rPr>
      </w:pPr>
      <w:r w:rsidRPr="00A123AE">
        <w:rPr>
          <w:rFonts w:ascii="Times New Roman" w:hAnsi="Times New Roman" w:cs="Times New Roman" w:hint="eastAsia"/>
          <w:sz w:val="22"/>
          <w:szCs w:val="22"/>
        </w:rPr>
        <w:t xml:space="preserve">In the case of radical </w:t>
      </w:r>
      <w:r w:rsidRPr="00A123AE">
        <w:rPr>
          <w:rFonts w:ascii="Times New Roman" w:hAnsi="Times New Roman" w:cs="Times New Roman"/>
          <w:sz w:val="22"/>
          <w:szCs w:val="22"/>
        </w:rPr>
        <w:t>polymerization</w:t>
      </w:r>
      <w:r w:rsidRPr="00A123AE">
        <w:rPr>
          <w:rFonts w:ascii="Times New Roman" w:hAnsi="Times New Roman" w:cs="Times New Roman" w:hint="eastAsia"/>
          <w:sz w:val="22"/>
          <w:szCs w:val="22"/>
        </w:rPr>
        <w:t xml:space="preserve">, the initial </w:t>
      </w:r>
      <w:r w:rsidRPr="00A123AE">
        <w:rPr>
          <w:rFonts w:ascii="Times New Roman" w:hAnsi="Times New Roman" w:cs="Times New Roman"/>
          <w:sz w:val="22"/>
          <w:szCs w:val="22"/>
        </w:rPr>
        <w:t>reaction</w:t>
      </w:r>
      <w:r w:rsidRPr="00A123AE">
        <w:rPr>
          <w:rFonts w:ascii="Times New Roman" w:hAnsi="Times New Roman" w:cs="Times New Roman" w:hint="eastAsia"/>
          <w:sz w:val="22"/>
          <w:szCs w:val="22"/>
        </w:rPr>
        <w:t xml:space="preserve"> usually involves a polymerization initiator that generates radicals upon </w:t>
      </w:r>
      <w:r w:rsidRPr="00A123AE">
        <w:rPr>
          <w:rFonts w:ascii="Times New Roman" w:hAnsi="Times New Roman" w:cs="Times New Roman"/>
          <w:sz w:val="22"/>
          <w:szCs w:val="22"/>
        </w:rPr>
        <w:t>heating</w:t>
      </w:r>
      <w:r w:rsidRPr="00A123AE">
        <w:rPr>
          <w:rFonts w:ascii="Times New Roman" w:hAnsi="Times New Roman" w:cs="Times New Roman" w:hint="eastAsia"/>
          <w:sz w:val="22"/>
          <w:szCs w:val="22"/>
        </w:rPr>
        <w:t>. Benzoyl peroxide(BPO) is used as the initiator for radical polymerization in polymerization in this experiment.</w:t>
      </w:r>
      <w:r w:rsidRPr="00A123AE">
        <w:rPr>
          <w:rFonts w:ascii="Times New Roman" w:hAnsi="Times New Roman" w:cs="Times New Roman"/>
          <w:sz w:val="22"/>
          <w:szCs w:val="22"/>
        </w:rPr>
        <w:br/>
      </w:r>
      <w:r w:rsidRPr="00A123AE">
        <w:rPr>
          <w:rFonts w:ascii="Times New Roman" w:hAnsi="Times New Roman" w:cs="Times New Roman"/>
          <w:sz w:val="22"/>
          <w:szCs w:val="22"/>
        </w:rPr>
        <w:br/>
      </w:r>
      <w:r w:rsidR="00280B6D" w:rsidRPr="00A123AE">
        <w:rPr>
          <w:noProof/>
          <w:sz w:val="22"/>
          <w:szCs w:val="22"/>
        </w:rPr>
        <w:drawing>
          <wp:inline distT="0" distB="0" distL="0" distR="0" wp14:anchorId="13A4737A" wp14:editId="393EFB80">
            <wp:extent cx="2135493" cy="813366"/>
            <wp:effectExtent l="0" t="0" r="0" b="6350"/>
            <wp:docPr id="89675702" name="Picture 3" descr="A close-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5702" name="Picture 3" descr="A close-up of a not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8038" cy="821953"/>
                    </a:xfrm>
                    <a:prstGeom prst="rect">
                      <a:avLst/>
                    </a:prstGeom>
                    <a:noFill/>
                    <a:ln>
                      <a:noFill/>
                    </a:ln>
                  </pic:spPr>
                </pic:pic>
              </a:graphicData>
            </a:graphic>
          </wp:inline>
        </w:drawing>
      </w:r>
    </w:p>
    <w:p w14:paraId="69A2DD44" w14:textId="63454DA4" w:rsidR="00981531" w:rsidRPr="00A123AE" w:rsidRDefault="00280B6D" w:rsidP="00280B6D">
      <w:pPr>
        <w:pStyle w:val="Caption"/>
        <w:rPr>
          <w:rFonts w:ascii="Times New Roman" w:hAnsi="Times New Roman" w:cs="Times New Roman"/>
          <w:sz w:val="22"/>
          <w:szCs w:val="22"/>
        </w:rPr>
      </w:pPr>
      <w:r w:rsidRPr="00A123AE">
        <w:rPr>
          <w:sz w:val="22"/>
          <w:szCs w:val="22"/>
        </w:rPr>
        <w:t xml:space="preserve">Figure </w:t>
      </w:r>
      <w:r w:rsidR="00120FD0" w:rsidRPr="00A123AE">
        <w:rPr>
          <w:sz w:val="22"/>
          <w:szCs w:val="22"/>
        </w:rPr>
        <w:fldChar w:fldCharType="begin"/>
      </w:r>
      <w:r w:rsidR="00120FD0" w:rsidRPr="00A123AE">
        <w:rPr>
          <w:sz w:val="22"/>
          <w:szCs w:val="22"/>
        </w:rPr>
        <w:instrText xml:space="preserve"> SEQ Figure \* ARABIC </w:instrText>
      </w:r>
      <w:r w:rsidR="00120FD0" w:rsidRPr="00A123AE">
        <w:rPr>
          <w:sz w:val="22"/>
          <w:szCs w:val="22"/>
        </w:rPr>
        <w:fldChar w:fldCharType="separate"/>
      </w:r>
      <w:r w:rsidR="00490887">
        <w:rPr>
          <w:noProof/>
          <w:sz w:val="22"/>
          <w:szCs w:val="22"/>
        </w:rPr>
        <w:t>1</w:t>
      </w:r>
      <w:r w:rsidR="00120FD0" w:rsidRPr="00A123AE">
        <w:rPr>
          <w:noProof/>
          <w:sz w:val="22"/>
          <w:szCs w:val="22"/>
        </w:rPr>
        <w:fldChar w:fldCharType="end"/>
      </w:r>
      <w:r w:rsidRPr="00A123AE">
        <w:rPr>
          <w:rFonts w:hint="eastAsia"/>
          <w:sz w:val="22"/>
          <w:szCs w:val="22"/>
        </w:rPr>
        <w:t xml:space="preserve"> The radical polymerization of polystyrene in this experiment</w:t>
      </w:r>
    </w:p>
    <w:p w14:paraId="767AF180" w14:textId="77777777" w:rsidR="00981531" w:rsidRPr="00A123AE" w:rsidRDefault="00981531">
      <w:pPr>
        <w:rPr>
          <w:rFonts w:ascii="Times New Roman" w:hAnsi="Times New Roman" w:cs="Times New Roman"/>
          <w:sz w:val="22"/>
          <w:szCs w:val="22"/>
        </w:rPr>
      </w:pPr>
    </w:p>
    <w:p w14:paraId="563014B8" w14:textId="77777777" w:rsidR="00A07BF8" w:rsidRDefault="00A07BF8">
      <w:pPr>
        <w:rPr>
          <w:rFonts w:ascii="Times New Roman" w:hAnsi="Times New Roman" w:cs="Times New Roman"/>
          <w:b/>
          <w:bCs/>
          <w:sz w:val="22"/>
          <w:szCs w:val="22"/>
        </w:rPr>
      </w:pPr>
    </w:p>
    <w:p w14:paraId="0F8A3970" w14:textId="77777777" w:rsidR="00A07BF8" w:rsidRDefault="00A07BF8">
      <w:pPr>
        <w:rPr>
          <w:rFonts w:ascii="Times New Roman" w:hAnsi="Times New Roman" w:cs="Times New Roman"/>
          <w:b/>
          <w:bCs/>
          <w:sz w:val="22"/>
          <w:szCs w:val="22"/>
        </w:rPr>
      </w:pPr>
    </w:p>
    <w:p w14:paraId="4C84D8A2" w14:textId="0D97B1BC" w:rsidR="00054E64" w:rsidRPr="00A123AE" w:rsidRDefault="00280B6D">
      <w:pPr>
        <w:rPr>
          <w:rFonts w:ascii="Times New Roman" w:hAnsi="Times New Roman" w:cs="Times New Roman"/>
          <w:b/>
          <w:bCs/>
          <w:sz w:val="22"/>
          <w:szCs w:val="22"/>
        </w:rPr>
      </w:pPr>
      <w:r w:rsidRPr="00A123AE">
        <w:rPr>
          <w:rFonts w:ascii="Times New Roman" w:hAnsi="Times New Roman" w:cs="Times New Roman" w:hint="eastAsia"/>
          <w:b/>
          <w:bCs/>
          <w:sz w:val="22"/>
          <w:szCs w:val="22"/>
        </w:rPr>
        <w:lastRenderedPageBreak/>
        <w:t>Experiment Day 1: Styrene Polymerization</w:t>
      </w:r>
      <w:r w:rsidR="00CD5341" w:rsidRPr="00A123AE">
        <w:rPr>
          <w:rFonts w:ascii="Times New Roman" w:hAnsi="Times New Roman" w:cs="Times New Roman" w:hint="eastAsia"/>
          <w:b/>
          <w:bCs/>
          <w:sz w:val="22"/>
          <w:szCs w:val="22"/>
        </w:rPr>
        <w:t xml:space="preserve"> (6</w:t>
      </w:r>
      <w:r w:rsidR="00CD5341" w:rsidRPr="00A123AE">
        <w:rPr>
          <w:rFonts w:ascii="Times New Roman" w:hAnsi="Times New Roman" w:cs="Times New Roman" w:hint="eastAsia"/>
          <w:b/>
          <w:bCs/>
          <w:sz w:val="22"/>
          <w:szCs w:val="22"/>
          <w:vertAlign w:val="superscript"/>
        </w:rPr>
        <w:t>th</w:t>
      </w:r>
      <w:r w:rsidR="00CD5341" w:rsidRPr="00A123AE">
        <w:rPr>
          <w:rFonts w:ascii="Times New Roman" w:hAnsi="Times New Roman" w:cs="Times New Roman" w:hint="eastAsia"/>
          <w:b/>
          <w:bCs/>
          <w:sz w:val="22"/>
          <w:szCs w:val="22"/>
        </w:rPr>
        <w:t xml:space="preserve"> October)</w:t>
      </w:r>
      <w:r w:rsidR="00054E64">
        <w:rPr>
          <w:rFonts w:ascii="Times New Roman" w:hAnsi="Times New Roman" w:cs="Times New Roman" w:hint="eastAsia"/>
        </w:rPr>
        <w:t>Day 1:</w:t>
      </w:r>
    </w:p>
    <w:p w14:paraId="572CA1B6" w14:textId="37E4A907" w:rsidR="00280B6D" w:rsidRPr="00A123AE" w:rsidRDefault="00280B6D" w:rsidP="00280B6D">
      <w:pPr>
        <w:pStyle w:val="ListParagraph"/>
        <w:numPr>
          <w:ilvl w:val="0"/>
          <w:numId w:val="1"/>
        </w:numPr>
        <w:rPr>
          <w:rFonts w:ascii="Times New Roman" w:hAnsi="Times New Roman" w:cs="Times New Roman"/>
          <w:sz w:val="22"/>
          <w:szCs w:val="22"/>
        </w:rPr>
      </w:pPr>
      <w:r w:rsidRPr="00A123AE">
        <w:rPr>
          <w:rFonts w:ascii="Times New Roman" w:hAnsi="Times New Roman" w:cs="Times New Roman" w:hint="eastAsia"/>
          <w:sz w:val="22"/>
          <w:szCs w:val="22"/>
        </w:rPr>
        <w:t xml:space="preserve">Measured the weight of benzoyl peroxide in powder form (white powder). The weight of </w:t>
      </w:r>
      <w:r w:rsidRPr="00A123AE">
        <w:rPr>
          <w:rFonts w:ascii="Times New Roman" w:hAnsi="Times New Roman" w:cs="Times New Roman"/>
          <w:sz w:val="22"/>
          <w:szCs w:val="22"/>
        </w:rPr>
        <w:t>benzoyl</w:t>
      </w:r>
      <w:r w:rsidRPr="00A123AE">
        <w:rPr>
          <w:rFonts w:ascii="Times New Roman" w:hAnsi="Times New Roman" w:cs="Times New Roman" w:hint="eastAsia"/>
          <w:sz w:val="22"/>
          <w:szCs w:val="22"/>
        </w:rPr>
        <w:t xml:space="preserve"> peroxide should be within 2-6 mg range. If the weight is too much, there is too much acceleration happening in the polymerization reaction. On the other hand, if the weight is too small, the activity will be slow.</w:t>
      </w:r>
    </w:p>
    <w:p w14:paraId="06F75D03" w14:textId="342552BF" w:rsidR="00280B6D" w:rsidRPr="00A123AE" w:rsidRDefault="00280B6D" w:rsidP="00280B6D">
      <w:pPr>
        <w:pStyle w:val="ListParagraph"/>
        <w:rPr>
          <w:rFonts w:ascii="Times New Roman" w:hAnsi="Times New Roman" w:cs="Times New Roman"/>
          <w:sz w:val="22"/>
          <w:szCs w:val="22"/>
        </w:rPr>
      </w:pPr>
    </w:p>
    <w:p w14:paraId="4C502CA0" w14:textId="678F9C26" w:rsidR="00280B6D" w:rsidRPr="00A123AE" w:rsidRDefault="00280B6D" w:rsidP="00280B6D">
      <w:pPr>
        <w:pStyle w:val="ListParagraph"/>
        <w:rPr>
          <w:rFonts w:ascii="Times New Roman" w:hAnsi="Times New Roman" w:cs="Times New Roman"/>
          <w:sz w:val="22"/>
          <w:szCs w:val="22"/>
        </w:rPr>
      </w:pPr>
      <w:r w:rsidRPr="00A123AE">
        <w:rPr>
          <w:rFonts w:ascii="Times New Roman" w:hAnsi="Times New Roman" w:cs="Times New Roman" w:hint="eastAsia"/>
          <w:sz w:val="22"/>
          <w:szCs w:val="22"/>
        </w:rPr>
        <w:t>F</w:t>
      </w:r>
      <w:r w:rsidRPr="00A123AE">
        <w:rPr>
          <w:rFonts w:ascii="Times New Roman" w:hAnsi="Times New Roman" w:cs="Times New Roman"/>
          <w:sz w:val="22"/>
          <w:szCs w:val="22"/>
        </w:rPr>
        <w:t>o</w:t>
      </w:r>
      <w:r w:rsidRPr="00A123AE">
        <w:rPr>
          <w:rFonts w:ascii="Times New Roman" w:hAnsi="Times New Roman" w:cs="Times New Roman" w:hint="eastAsia"/>
          <w:sz w:val="22"/>
          <w:szCs w:val="22"/>
        </w:rPr>
        <w:t>r my experiment, the weight of the benzoyl peroxide is 3.9 mg.</w:t>
      </w:r>
    </w:p>
    <w:p w14:paraId="65062749" w14:textId="77777777" w:rsidR="00BA6CBA" w:rsidRPr="00A123AE" w:rsidRDefault="00BA6CBA" w:rsidP="00280B6D">
      <w:pPr>
        <w:pStyle w:val="ListParagraph"/>
        <w:rPr>
          <w:rFonts w:ascii="Times New Roman" w:hAnsi="Times New Roman" w:cs="Times New Roman"/>
          <w:sz w:val="22"/>
          <w:szCs w:val="22"/>
        </w:rPr>
      </w:pPr>
    </w:p>
    <w:p w14:paraId="4844ABAC" w14:textId="77777777" w:rsidR="00CD5341" w:rsidRPr="00A123AE" w:rsidRDefault="00BA6CBA" w:rsidP="005121B5">
      <w:pPr>
        <w:pStyle w:val="ListParagraph"/>
        <w:keepNext/>
        <w:rPr>
          <w:rFonts w:ascii="Times New Roman" w:hAnsi="Times New Roman" w:cs="Times New Roman"/>
          <w:sz w:val="22"/>
          <w:szCs w:val="22"/>
        </w:rPr>
      </w:pPr>
      <w:r w:rsidRPr="00A123AE">
        <w:rPr>
          <w:rFonts w:ascii="Times New Roman" w:hAnsi="Times New Roman" w:cs="Times New Roman" w:hint="eastAsia"/>
          <w:sz w:val="22"/>
          <w:szCs w:val="22"/>
        </w:rPr>
        <w:t xml:space="preserve">Next, a 1mL micropipette was used to extract 1 mL of styrene and transferred it to the polymerization vessel. The polymerization vessel was then given an argon replacement, where the vessel was stored under the argon atmosphere and the argon gas is inserted into the </w:t>
      </w:r>
      <w:r w:rsidRPr="00A123AE">
        <w:rPr>
          <w:rFonts w:ascii="Times New Roman" w:hAnsi="Times New Roman" w:cs="Times New Roman"/>
          <w:sz w:val="22"/>
          <w:szCs w:val="22"/>
        </w:rPr>
        <w:t>polymerization</w:t>
      </w:r>
      <w:r w:rsidRPr="00A123AE">
        <w:rPr>
          <w:rFonts w:ascii="Times New Roman" w:hAnsi="Times New Roman" w:cs="Times New Roman" w:hint="eastAsia"/>
          <w:sz w:val="22"/>
          <w:szCs w:val="22"/>
        </w:rPr>
        <w:t xml:space="preserve"> vessel. After the argon replacement, I closed it using a </w:t>
      </w:r>
      <w:r w:rsidRPr="00A123AE">
        <w:rPr>
          <w:rFonts w:ascii="Times New Roman" w:hAnsi="Times New Roman" w:cs="Times New Roman"/>
          <w:sz w:val="22"/>
          <w:szCs w:val="22"/>
        </w:rPr>
        <w:t>stopper</w:t>
      </w:r>
      <w:r w:rsidRPr="00A123AE">
        <w:rPr>
          <w:rFonts w:ascii="Times New Roman" w:hAnsi="Times New Roman" w:cs="Times New Roman" w:hint="eastAsia"/>
          <w:sz w:val="22"/>
          <w:szCs w:val="22"/>
        </w:rPr>
        <w:t xml:space="preserve"> coated with thin layer of silicone grease</w:t>
      </w:r>
      <w:r w:rsidR="005121B5" w:rsidRPr="00A123AE">
        <w:rPr>
          <w:rFonts w:ascii="Times New Roman" w:hAnsi="Times New Roman" w:cs="Times New Roman" w:hint="eastAsia"/>
          <w:sz w:val="22"/>
          <w:szCs w:val="22"/>
        </w:rPr>
        <w:t xml:space="preserve">( the </w:t>
      </w:r>
      <w:r w:rsidR="00CD5341" w:rsidRPr="00A123AE">
        <w:rPr>
          <w:rFonts w:ascii="Times New Roman" w:hAnsi="Times New Roman" w:cs="Times New Roman"/>
          <w:sz w:val="22"/>
          <w:szCs w:val="22"/>
        </w:rPr>
        <w:t>molecular</w:t>
      </w:r>
      <w:r w:rsidR="005121B5" w:rsidRPr="00A123AE">
        <w:rPr>
          <w:rFonts w:ascii="Times New Roman" w:hAnsi="Times New Roman" w:cs="Times New Roman" w:hint="eastAsia"/>
          <w:sz w:val="22"/>
          <w:szCs w:val="22"/>
        </w:rPr>
        <w:t xml:space="preserve"> structure of silicone is in Figure 2</w:t>
      </w:r>
      <w:r w:rsidR="005121B5" w:rsidRPr="00A123AE">
        <w:rPr>
          <w:rFonts w:ascii="Times New Roman" w:hAnsi="Times New Roman" w:cs="Times New Roman"/>
          <w:sz w:val="22"/>
          <w:szCs w:val="22"/>
        </w:rPr>
        <w:t>) and</w:t>
      </w:r>
      <w:r w:rsidRPr="00A123AE">
        <w:rPr>
          <w:rFonts w:ascii="Times New Roman" w:hAnsi="Times New Roman" w:cs="Times New Roman" w:hint="eastAsia"/>
          <w:sz w:val="22"/>
          <w:szCs w:val="22"/>
        </w:rPr>
        <w:t xml:space="preserve"> secured it using a rubber band.</w:t>
      </w:r>
    </w:p>
    <w:p w14:paraId="05FBA81E" w14:textId="51580E63" w:rsidR="005121B5" w:rsidRPr="00A123AE" w:rsidRDefault="00CD5341" w:rsidP="005121B5">
      <w:pPr>
        <w:pStyle w:val="ListParagraph"/>
        <w:keepNext/>
        <w:rPr>
          <w:sz w:val="22"/>
          <w:szCs w:val="22"/>
        </w:rPr>
      </w:pPr>
      <w:r w:rsidRPr="00A123AE">
        <w:rPr>
          <w:rFonts w:ascii="Times New Roman" w:hAnsi="Times New Roman" w:cs="Times New Roman" w:hint="eastAsia"/>
          <w:sz w:val="22"/>
          <w:szCs w:val="22"/>
        </w:rPr>
        <w:t>Silicone is used as an oil.</w:t>
      </w:r>
      <w:r w:rsidR="00BA6CBA" w:rsidRPr="00A123AE">
        <w:rPr>
          <w:rFonts w:ascii="Times New Roman" w:hAnsi="Times New Roman" w:cs="Times New Roman"/>
          <w:sz w:val="22"/>
          <w:szCs w:val="22"/>
        </w:rPr>
        <w:br/>
      </w:r>
      <w:r w:rsidR="00BA6CBA" w:rsidRPr="00A123AE">
        <w:rPr>
          <w:rFonts w:ascii="Times New Roman" w:hAnsi="Times New Roman" w:cs="Times New Roman"/>
          <w:sz w:val="22"/>
          <w:szCs w:val="22"/>
        </w:rPr>
        <w:br/>
      </w:r>
      <w:r w:rsidR="00BA6CBA" w:rsidRPr="00A123AE">
        <w:rPr>
          <w:rFonts w:ascii="Times New Roman" w:hAnsi="Times New Roman" w:cs="Times New Roman" w:hint="eastAsia"/>
          <w:sz w:val="22"/>
          <w:szCs w:val="22"/>
        </w:rPr>
        <w:t>Styrene is distilled and purified in a Schlenk flask and stored under an a</w:t>
      </w:r>
      <w:r w:rsidR="00E5429E">
        <w:rPr>
          <w:rFonts w:ascii="Times New Roman" w:hAnsi="Times New Roman" w:cs="Times New Roman" w:hint="eastAsia"/>
          <w:sz w:val="22"/>
          <w:szCs w:val="22"/>
        </w:rPr>
        <w:t>r</w:t>
      </w:r>
      <w:r w:rsidR="00BA6CBA" w:rsidRPr="00A123AE">
        <w:rPr>
          <w:rFonts w:ascii="Times New Roman" w:hAnsi="Times New Roman" w:cs="Times New Roman" w:hint="eastAsia"/>
          <w:sz w:val="22"/>
          <w:szCs w:val="22"/>
        </w:rPr>
        <w:t>gon atmosphere.</w:t>
      </w:r>
      <w:r w:rsidR="005121B5" w:rsidRPr="00A123AE">
        <w:rPr>
          <w:rFonts w:ascii="Times New Roman" w:hAnsi="Times New Roman" w:cs="Times New Roman" w:hint="eastAsia"/>
          <w:sz w:val="22"/>
          <w:szCs w:val="22"/>
        </w:rPr>
        <w:t xml:space="preserve"> </w:t>
      </w:r>
      <w:r w:rsidR="005121B5" w:rsidRPr="00A123AE">
        <w:rPr>
          <w:rFonts w:ascii="Times New Roman" w:hAnsi="Times New Roman" w:cs="Times New Roman"/>
          <w:sz w:val="22"/>
          <w:szCs w:val="22"/>
        </w:rPr>
        <w:br/>
      </w:r>
      <w:r w:rsidR="005121B5" w:rsidRPr="00A123AE">
        <w:rPr>
          <w:rFonts w:ascii="Times New Roman" w:hAnsi="Times New Roman" w:cs="Times New Roman"/>
          <w:sz w:val="22"/>
          <w:szCs w:val="22"/>
        </w:rPr>
        <w:br/>
      </w:r>
      <w:r w:rsidR="005121B5" w:rsidRPr="00A123AE">
        <w:rPr>
          <w:noProof/>
          <w:sz w:val="22"/>
          <w:szCs w:val="22"/>
        </w:rPr>
        <w:drawing>
          <wp:inline distT="0" distB="0" distL="0" distR="0" wp14:anchorId="4A8394C8" wp14:editId="0D932565">
            <wp:extent cx="2089150" cy="685902"/>
            <wp:effectExtent l="0" t="0" r="6350" b="0"/>
            <wp:docPr id="1167783611" name="Picture 4" descr="A close up of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83611" name="Picture 4" descr="A close up of a piece of pap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2287" cy="693498"/>
                    </a:xfrm>
                    <a:prstGeom prst="rect">
                      <a:avLst/>
                    </a:prstGeom>
                    <a:noFill/>
                    <a:ln>
                      <a:noFill/>
                    </a:ln>
                  </pic:spPr>
                </pic:pic>
              </a:graphicData>
            </a:graphic>
          </wp:inline>
        </w:drawing>
      </w:r>
    </w:p>
    <w:p w14:paraId="226D3C2D" w14:textId="1AA56EC1" w:rsidR="005121B5" w:rsidRPr="00A123AE" w:rsidRDefault="005121B5" w:rsidP="005121B5">
      <w:pPr>
        <w:pStyle w:val="Caption"/>
        <w:rPr>
          <w:sz w:val="22"/>
          <w:szCs w:val="22"/>
        </w:rPr>
      </w:pPr>
      <w:r w:rsidRPr="00A123AE">
        <w:rPr>
          <w:sz w:val="22"/>
          <w:szCs w:val="22"/>
        </w:rPr>
        <w:t xml:space="preserve">Figure </w:t>
      </w:r>
      <w:r w:rsidR="00120FD0" w:rsidRPr="00A123AE">
        <w:rPr>
          <w:sz w:val="22"/>
          <w:szCs w:val="22"/>
        </w:rPr>
        <w:fldChar w:fldCharType="begin"/>
      </w:r>
      <w:r w:rsidR="00120FD0" w:rsidRPr="00A123AE">
        <w:rPr>
          <w:sz w:val="22"/>
          <w:szCs w:val="22"/>
        </w:rPr>
        <w:instrText xml:space="preserve"> SEQ Figure \* ARABIC </w:instrText>
      </w:r>
      <w:r w:rsidR="00120FD0" w:rsidRPr="00A123AE">
        <w:rPr>
          <w:sz w:val="22"/>
          <w:szCs w:val="22"/>
        </w:rPr>
        <w:fldChar w:fldCharType="separate"/>
      </w:r>
      <w:r w:rsidR="00490887">
        <w:rPr>
          <w:noProof/>
          <w:sz w:val="22"/>
          <w:szCs w:val="22"/>
        </w:rPr>
        <w:t>2</w:t>
      </w:r>
      <w:r w:rsidR="00120FD0" w:rsidRPr="00A123AE">
        <w:rPr>
          <w:noProof/>
          <w:sz w:val="22"/>
          <w:szCs w:val="22"/>
        </w:rPr>
        <w:fldChar w:fldCharType="end"/>
      </w:r>
      <w:r w:rsidRPr="00A123AE">
        <w:rPr>
          <w:rFonts w:hint="eastAsia"/>
          <w:sz w:val="22"/>
          <w:szCs w:val="22"/>
        </w:rPr>
        <w:t xml:space="preserve"> Structure of silicone</w:t>
      </w:r>
    </w:p>
    <w:p w14:paraId="1DDC9179" w14:textId="71260CFD" w:rsidR="005121B5" w:rsidRPr="00A123AE" w:rsidRDefault="00CD5341" w:rsidP="005121B5">
      <w:pPr>
        <w:pStyle w:val="ListParagraph"/>
        <w:numPr>
          <w:ilvl w:val="0"/>
          <w:numId w:val="1"/>
        </w:numPr>
        <w:rPr>
          <w:sz w:val="22"/>
          <w:szCs w:val="22"/>
        </w:rPr>
      </w:pPr>
      <w:r w:rsidRPr="00A123AE">
        <w:rPr>
          <w:rFonts w:ascii="Times New Roman" w:hAnsi="Times New Roman" w:cs="Times New Roman" w:hint="eastAsia"/>
          <w:sz w:val="22"/>
          <w:szCs w:val="22"/>
        </w:rPr>
        <w:t xml:space="preserve">The </w:t>
      </w:r>
      <w:r w:rsidRPr="00A123AE">
        <w:rPr>
          <w:rFonts w:ascii="Times New Roman" w:hAnsi="Times New Roman" w:cs="Times New Roman"/>
          <w:sz w:val="22"/>
          <w:szCs w:val="22"/>
        </w:rPr>
        <w:t>container</w:t>
      </w:r>
      <w:r w:rsidRPr="00A123AE">
        <w:rPr>
          <w:rFonts w:ascii="Times New Roman" w:hAnsi="Times New Roman" w:cs="Times New Roman" w:hint="eastAsia"/>
          <w:sz w:val="22"/>
          <w:szCs w:val="22"/>
        </w:rPr>
        <w:t xml:space="preserve"> was carefully shaken to dissolve the benzyl peroxide. Once it was completely dissolved, the </w:t>
      </w:r>
      <w:r w:rsidRPr="00A123AE">
        <w:rPr>
          <w:rFonts w:ascii="Times New Roman" w:hAnsi="Times New Roman" w:cs="Times New Roman"/>
          <w:sz w:val="22"/>
          <w:szCs w:val="22"/>
        </w:rPr>
        <w:t>container</w:t>
      </w:r>
      <w:r w:rsidRPr="00A123AE">
        <w:rPr>
          <w:rFonts w:ascii="Times New Roman" w:hAnsi="Times New Roman" w:cs="Times New Roman" w:hint="eastAsia"/>
          <w:sz w:val="22"/>
          <w:szCs w:val="22"/>
        </w:rPr>
        <w:t xml:space="preserve"> was placed in a thermostatic bath and secured with a clamp to start polymerization. The thermostatic bath was set to 75 degrees Celcius. </w:t>
      </w:r>
    </w:p>
    <w:p w14:paraId="428BDB2C" w14:textId="77777777" w:rsidR="00CD5341" w:rsidRPr="00A123AE" w:rsidRDefault="00CD5341" w:rsidP="00CD5341">
      <w:pPr>
        <w:pStyle w:val="ListParagraph"/>
        <w:ind w:left="927"/>
        <w:rPr>
          <w:rFonts w:ascii="Times New Roman" w:hAnsi="Times New Roman" w:cs="Times New Roman"/>
          <w:sz w:val="22"/>
          <w:szCs w:val="22"/>
        </w:rPr>
      </w:pPr>
    </w:p>
    <w:p w14:paraId="3960D1BF" w14:textId="0C39D6DE" w:rsidR="00CD5341" w:rsidRPr="00A123AE" w:rsidRDefault="00CD5341" w:rsidP="00CD5341">
      <w:pPr>
        <w:pStyle w:val="ListParagraph"/>
        <w:ind w:left="927"/>
        <w:rPr>
          <w:sz w:val="22"/>
          <w:szCs w:val="22"/>
        </w:rPr>
      </w:pPr>
      <w:r w:rsidRPr="00A123AE">
        <w:rPr>
          <w:rFonts w:ascii="Times New Roman" w:hAnsi="Times New Roman" w:cs="Times New Roman" w:hint="eastAsia"/>
          <w:sz w:val="22"/>
          <w:szCs w:val="22"/>
        </w:rPr>
        <w:t>The experiment was left as it is until the next day of the experiment</w:t>
      </w:r>
      <w:r w:rsidR="003D7588">
        <w:rPr>
          <w:rFonts w:ascii="Times New Roman" w:hAnsi="Times New Roman" w:cs="Times New Roman" w:hint="eastAsia"/>
          <w:sz w:val="22"/>
          <w:szCs w:val="22"/>
        </w:rPr>
        <w:t>.</w:t>
      </w:r>
    </w:p>
    <w:p w14:paraId="0CC76FCB" w14:textId="2D2C9990" w:rsidR="00CD5341" w:rsidRPr="00A123AE" w:rsidRDefault="00BA6CBA" w:rsidP="00CD5341">
      <w:pPr>
        <w:rPr>
          <w:rFonts w:ascii="Times New Roman" w:hAnsi="Times New Roman" w:cs="Times New Roman"/>
          <w:b/>
          <w:bCs/>
          <w:sz w:val="22"/>
          <w:szCs w:val="22"/>
        </w:rPr>
      </w:pPr>
      <w:r w:rsidRPr="00A123AE">
        <w:rPr>
          <w:rFonts w:ascii="Times New Roman" w:hAnsi="Times New Roman" w:cs="Times New Roman"/>
          <w:sz w:val="22"/>
          <w:szCs w:val="22"/>
        </w:rPr>
        <w:br/>
      </w:r>
      <w:r w:rsidR="00CD5341" w:rsidRPr="00A123AE">
        <w:rPr>
          <w:rFonts w:ascii="Times New Roman" w:hAnsi="Times New Roman" w:cs="Times New Roman" w:hint="eastAsia"/>
          <w:b/>
          <w:bCs/>
          <w:sz w:val="22"/>
          <w:szCs w:val="22"/>
        </w:rPr>
        <w:t>Experiment Day 2: Refinement and Recovery of Polystyrene (16</w:t>
      </w:r>
      <w:r w:rsidR="00CD5341" w:rsidRPr="00A123AE">
        <w:rPr>
          <w:rFonts w:ascii="Times New Roman" w:hAnsi="Times New Roman" w:cs="Times New Roman" w:hint="eastAsia"/>
          <w:b/>
          <w:bCs/>
          <w:sz w:val="22"/>
          <w:szCs w:val="22"/>
          <w:vertAlign w:val="superscript"/>
        </w:rPr>
        <w:t>th</w:t>
      </w:r>
      <w:r w:rsidR="00CD5341" w:rsidRPr="00A123AE">
        <w:rPr>
          <w:rFonts w:ascii="Times New Roman" w:hAnsi="Times New Roman" w:cs="Times New Roman" w:hint="eastAsia"/>
          <w:b/>
          <w:bCs/>
          <w:sz w:val="22"/>
          <w:szCs w:val="22"/>
        </w:rPr>
        <w:t xml:space="preserve"> October)</w:t>
      </w:r>
    </w:p>
    <w:p w14:paraId="507E03EE" w14:textId="10E21006" w:rsidR="00CD5341" w:rsidRPr="00A123AE" w:rsidRDefault="00CD5341" w:rsidP="00CD5341">
      <w:pPr>
        <w:pStyle w:val="ListParagraph"/>
        <w:numPr>
          <w:ilvl w:val="0"/>
          <w:numId w:val="3"/>
        </w:numPr>
        <w:rPr>
          <w:rFonts w:ascii="Times New Roman" w:hAnsi="Times New Roman" w:cs="Times New Roman"/>
          <w:sz w:val="22"/>
          <w:szCs w:val="22"/>
        </w:rPr>
      </w:pPr>
      <w:r w:rsidRPr="00A123AE">
        <w:rPr>
          <w:rFonts w:ascii="Times New Roman" w:hAnsi="Times New Roman" w:cs="Times New Roman" w:hint="eastAsia"/>
          <w:sz w:val="22"/>
          <w:szCs w:val="22"/>
        </w:rPr>
        <w:t xml:space="preserve">The polymerization vessel was taken out of the thermostatic bath. The </w:t>
      </w:r>
      <w:r w:rsidR="002A4852" w:rsidRPr="00A123AE">
        <w:rPr>
          <w:rFonts w:ascii="Times New Roman" w:hAnsi="Times New Roman" w:cs="Times New Roman"/>
          <w:sz w:val="22"/>
          <w:szCs w:val="22"/>
        </w:rPr>
        <w:t>polymerization</w:t>
      </w:r>
      <w:r w:rsidRPr="00A123AE">
        <w:rPr>
          <w:rFonts w:ascii="Times New Roman" w:hAnsi="Times New Roman" w:cs="Times New Roman" w:hint="eastAsia"/>
          <w:sz w:val="22"/>
          <w:szCs w:val="22"/>
        </w:rPr>
        <w:t xml:space="preserve"> vessel was set in the </w:t>
      </w:r>
      <w:r w:rsidR="002A4852" w:rsidRPr="00A123AE">
        <w:rPr>
          <w:rFonts w:ascii="Times New Roman" w:hAnsi="Times New Roman" w:cs="Times New Roman" w:hint="eastAsia"/>
          <w:sz w:val="22"/>
          <w:szCs w:val="22"/>
        </w:rPr>
        <w:t xml:space="preserve">magnetic stirrer. 20mL of toluene was added using the volpipette and </w:t>
      </w:r>
      <w:r w:rsidR="002A4852" w:rsidRPr="00A123AE">
        <w:rPr>
          <w:rFonts w:ascii="Times New Roman" w:hAnsi="Times New Roman" w:cs="Times New Roman"/>
          <w:sz w:val="22"/>
          <w:szCs w:val="22"/>
        </w:rPr>
        <w:t>safety</w:t>
      </w:r>
      <w:r w:rsidR="002A4852" w:rsidRPr="00A123AE">
        <w:rPr>
          <w:rFonts w:ascii="Times New Roman" w:hAnsi="Times New Roman" w:cs="Times New Roman" w:hint="eastAsia"/>
          <w:sz w:val="22"/>
          <w:szCs w:val="22"/>
        </w:rPr>
        <w:t xml:space="preserve"> pipette (The vollpippete was attached to and below the </w:t>
      </w:r>
      <w:r w:rsidR="002A4852" w:rsidRPr="00A123AE">
        <w:rPr>
          <w:rFonts w:ascii="Times New Roman" w:hAnsi="Times New Roman" w:cs="Times New Roman"/>
          <w:sz w:val="22"/>
          <w:szCs w:val="22"/>
        </w:rPr>
        <w:t>safety</w:t>
      </w:r>
      <w:r w:rsidR="002A4852" w:rsidRPr="00A123AE">
        <w:rPr>
          <w:rFonts w:ascii="Times New Roman" w:hAnsi="Times New Roman" w:cs="Times New Roman" w:hint="eastAsia"/>
          <w:sz w:val="22"/>
          <w:szCs w:val="22"/>
        </w:rPr>
        <w:t xml:space="preserve"> pipette, and I added 20 mL of toluene by operating/pushing the </w:t>
      </w:r>
      <w:r w:rsidR="002A4852" w:rsidRPr="00A123AE">
        <w:rPr>
          <w:rFonts w:ascii="Times New Roman" w:hAnsi="Times New Roman" w:cs="Times New Roman"/>
          <w:sz w:val="22"/>
          <w:szCs w:val="22"/>
        </w:rPr>
        <w:t>safety</w:t>
      </w:r>
      <w:r w:rsidR="002A4852" w:rsidRPr="00A123AE">
        <w:rPr>
          <w:rFonts w:ascii="Times New Roman" w:hAnsi="Times New Roman" w:cs="Times New Roman" w:hint="eastAsia"/>
          <w:sz w:val="22"/>
          <w:szCs w:val="22"/>
        </w:rPr>
        <w:t xml:space="preserve"> pipette until the volpippette was filled with toluene)</w:t>
      </w:r>
      <w:r w:rsidR="001B58AA">
        <w:rPr>
          <w:rFonts w:ascii="Times New Roman" w:hAnsi="Times New Roman" w:cs="Times New Roman" w:hint="eastAsia"/>
          <w:sz w:val="22"/>
          <w:szCs w:val="22"/>
        </w:rPr>
        <w:t>. The</w:t>
      </w:r>
      <w:r w:rsidR="001B58AA" w:rsidRPr="001B58AA">
        <w:rPr>
          <w:rFonts w:ascii="Times New Roman" w:hAnsi="Times New Roman" w:cs="Times New Roman"/>
          <w:sz w:val="22"/>
          <w:szCs w:val="22"/>
        </w:rPr>
        <w:t xml:space="preserve"> </w:t>
      </w:r>
      <w:r w:rsidR="001B58AA">
        <w:rPr>
          <w:rFonts w:ascii="Times New Roman" w:hAnsi="Times New Roman" w:cs="Times New Roman" w:hint="eastAsia"/>
          <w:sz w:val="22"/>
          <w:szCs w:val="22"/>
        </w:rPr>
        <w:t>magnetic stirrer</w:t>
      </w:r>
      <w:r w:rsidR="001B58AA" w:rsidRPr="001B58AA">
        <w:rPr>
          <w:rFonts w:ascii="Times New Roman" w:hAnsi="Times New Roman" w:cs="Times New Roman"/>
          <w:sz w:val="22"/>
          <w:szCs w:val="22"/>
        </w:rPr>
        <w:t xml:space="preserve"> was turned on until all of the styrene was dissolved.</w:t>
      </w:r>
      <w:r w:rsidR="007D32CE">
        <w:rPr>
          <w:rFonts w:ascii="Times New Roman" w:hAnsi="Times New Roman" w:cs="Times New Roman" w:hint="eastAsia"/>
          <w:sz w:val="22"/>
          <w:szCs w:val="22"/>
        </w:rPr>
        <w:t xml:space="preserve"> (Figure 4)</w:t>
      </w:r>
    </w:p>
    <w:p w14:paraId="7B330C47" w14:textId="42E77C9C" w:rsidR="002A4852" w:rsidRPr="00A123AE" w:rsidRDefault="00BA6CBA" w:rsidP="002A4852">
      <w:pPr>
        <w:pStyle w:val="ListParagraph"/>
        <w:keepNext/>
        <w:rPr>
          <w:sz w:val="22"/>
          <w:szCs w:val="22"/>
        </w:rPr>
      </w:pPr>
      <w:r w:rsidRPr="00A123AE">
        <w:rPr>
          <w:rFonts w:ascii="Times New Roman" w:hAnsi="Times New Roman" w:cs="Times New Roman"/>
          <w:sz w:val="22"/>
          <w:szCs w:val="22"/>
        </w:rPr>
        <w:lastRenderedPageBreak/>
        <w:br/>
      </w:r>
      <w:r w:rsidR="002A4852" w:rsidRPr="00A123AE">
        <w:rPr>
          <w:noProof/>
          <w:sz w:val="22"/>
          <w:szCs w:val="22"/>
        </w:rPr>
        <w:drawing>
          <wp:inline distT="0" distB="0" distL="0" distR="0" wp14:anchorId="494471F3" wp14:editId="7A914339">
            <wp:extent cx="819150" cy="819150"/>
            <wp:effectExtent l="0" t="0" r="0" b="0"/>
            <wp:docPr id="2" name="Picture 1" descr="Amazon.co.jp: pipetter, safety pipette, plastic pipette, experiment pipette,  experiment dropper and liquid transfer tool :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zon.co.jp: pipetter, safety pipette, plastic pipette, experiment pipette,  experiment dropper and liquid transfer tool : Industrial &amp; Scientif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ins w:id="0" w:author="Microsoft Word" w:date="2025-10-24T14:19:00Z" w16du:dateUtc="2025-10-24T05:19:00Z">
        <w:r w:rsidR="002A4852" w:rsidRPr="00A123AE">
          <w:rPr>
            <w:sz w:val="22"/>
            <w:szCs w:val="22"/>
          </w:rPr>
          <w:t xml:space="preserve"> </w:t>
        </w:r>
      </w:ins>
      <w:r w:rsidR="002A4852" w:rsidRPr="00A123AE">
        <w:rPr>
          <w:noProof/>
          <w:sz w:val="22"/>
          <w:szCs w:val="22"/>
        </w:rPr>
        <w:drawing>
          <wp:inline distT="0" distB="0" distL="0" distR="0" wp14:anchorId="7FCE12D4" wp14:editId="3C22D278">
            <wp:extent cx="984250" cy="772417"/>
            <wp:effectExtent l="0" t="0" r="6350" b="8890"/>
            <wp:docPr id="933638180" name="Picture 5" descr="Two marks AS vol.pipette safety bulb 3 ml - Laboratory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wo marks AS vol.pipette safety bulb 3 ml - Laboratory equip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9718" cy="776708"/>
                    </a:xfrm>
                    <a:prstGeom prst="rect">
                      <a:avLst/>
                    </a:prstGeom>
                    <a:noFill/>
                    <a:ln>
                      <a:noFill/>
                    </a:ln>
                  </pic:spPr>
                </pic:pic>
              </a:graphicData>
            </a:graphic>
          </wp:inline>
        </w:drawing>
      </w:r>
      <w:ins w:id="1" w:author="Microsoft Word" w:date="2025-10-24T14:19:00Z" w16du:dateUtc="2025-10-24T05:19:00Z">
        <w:r w:rsidR="00510D72" w:rsidRPr="00A123AE">
          <w:rPr>
            <w:rFonts w:hint="eastAsia"/>
            <w:sz w:val="22"/>
            <w:szCs w:val="22"/>
          </w:rPr>
          <w:t xml:space="preserve"> </w:t>
        </w:r>
      </w:ins>
      <w:r w:rsidR="00510D72" w:rsidRPr="00A123AE">
        <w:rPr>
          <w:noProof/>
          <w:sz w:val="22"/>
          <w:szCs w:val="22"/>
        </w:rPr>
        <w:drawing>
          <wp:inline distT="0" distB="0" distL="0" distR="0" wp14:anchorId="45A43B0C" wp14:editId="459C3BBF">
            <wp:extent cx="1028332" cy="755650"/>
            <wp:effectExtent l="0" t="0" r="635" b="6350"/>
            <wp:docPr id="1508102379" name="Picture 6" descr="A drawing of a pip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02379" name="Picture 6" descr="A drawing of a pipett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2277" cy="765897"/>
                    </a:xfrm>
                    <a:prstGeom prst="rect">
                      <a:avLst/>
                    </a:prstGeom>
                    <a:noFill/>
                    <a:ln>
                      <a:noFill/>
                    </a:ln>
                  </pic:spPr>
                </pic:pic>
              </a:graphicData>
            </a:graphic>
          </wp:inline>
        </w:drawing>
      </w:r>
    </w:p>
    <w:p w14:paraId="746E0D25" w14:textId="6244BCB5" w:rsidR="00BA6CBA" w:rsidRDefault="002A4852" w:rsidP="002A4852">
      <w:pPr>
        <w:pStyle w:val="Caption"/>
        <w:rPr>
          <w:sz w:val="22"/>
          <w:szCs w:val="22"/>
        </w:rPr>
      </w:pPr>
      <w:r w:rsidRPr="00A123AE">
        <w:rPr>
          <w:sz w:val="22"/>
          <w:szCs w:val="22"/>
        </w:rPr>
        <w:t xml:space="preserve">Figure </w:t>
      </w:r>
      <w:r w:rsidR="00120FD0" w:rsidRPr="00A123AE">
        <w:rPr>
          <w:sz w:val="22"/>
          <w:szCs w:val="22"/>
        </w:rPr>
        <w:fldChar w:fldCharType="begin"/>
      </w:r>
      <w:r w:rsidR="00120FD0" w:rsidRPr="00A123AE">
        <w:rPr>
          <w:sz w:val="22"/>
          <w:szCs w:val="22"/>
        </w:rPr>
        <w:instrText xml:space="preserve"> SEQ Figure \* ARABIC </w:instrText>
      </w:r>
      <w:r w:rsidR="00120FD0" w:rsidRPr="00A123AE">
        <w:rPr>
          <w:sz w:val="22"/>
          <w:szCs w:val="22"/>
        </w:rPr>
        <w:fldChar w:fldCharType="separate"/>
      </w:r>
      <w:r w:rsidR="00490887">
        <w:rPr>
          <w:noProof/>
          <w:sz w:val="22"/>
          <w:szCs w:val="22"/>
        </w:rPr>
        <w:t>3</w:t>
      </w:r>
      <w:r w:rsidR="00120FD0" w:rsidRPr="00A123AE">
        <w:rPr>
          <w:noProof/>
          <w:sz w:val="22"/>
          <w:szCs w:val="22"/>
        </w:rPr>
        <w:fldChar w:fldCharType="end"/>
      </w:r>
      <w:r w:rsidRPr="00A123AE">
        <w:rPr>
          <w:rFonts w:hint="eastAsia"/>
          <w:sz w:val="22"/>
          <w:szCs w:val="22"/>
        </w:rPr>
        <w:t xml:space="preserve"> safety pipette and volpippette, respectively (left to right). The volpippette was inserted to the safety pipette so that the </w:t>
      </w:r>
      <w:r w:rsidRPr="00A123AE">
        <w:rPr>
          <w:sz w:val="22"/>
          <w:szCs w:val="22"/>
        </w:rPr>
        <w:t>safety</w:t>
      </w:r>
      <w:r w:rsidRPr="00A123AE">
        <w:rPr>
          <w:rFonts w:hint="eastAsia"/>
          <w:sz w:val="22"/>
          <w:szCs w:val="22"/>
        </w:rPr>
        <w:t xml:space="preserve"> pipette is above the volpippette.</w:t>
      </w:r>
    </w:p>
    <w:p w14:paraId="2CB24FB0" w14:textId="77777777" w:rsidR="007D32CE" w:rsidRDefault="007D32CE" w:rsidP="007D32CE">
      <w:pPr>
        <w:keepNext/>
      </w:pPr>
      <w:r w:rsidRPr="00A123AE">
        <w:rPr>
          <w:noProof/>
          <w:sz w:val="22"/>
          <w:szCs w:val="22"/>
        </w:rPr>
        <w:drawing>
          <wp:inline distT="0" distB="0" distL="0" distR="0" wp14:anchorId="5E2EE1F1" wp14:editId="0F5BC7FD">
            <wp:extent cx="1015068" cy="1816597"/>
            <wp:effectExtent l="0" t="0" r="0" b="0"/>
            <wp:docPr id="1314770365" name="Picture 8" descr="A glass bottle on a metal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70365" name="Picture 8" descr="A glass bottle on a metal surfac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5405" cy="1835097"/>
                    </a:xfrm>
                    <a:prstGeom prst="rect">
                      <a:avLst/>
                    </a:prstGeom>
                    <a:noFill/>
                    <a:ln>
                      <a:noFill/>
                    </a:ln>
                  </pic:spPr>
                </pic:pic>
              </a:graphicData>
            </a:graphic>
          </wp:inline>
        </w:drawing>
      </w:r>
    </w:p>
    <w:p w14:paraId="4EABB96D" w14:textId="6118ADDF" w:rsidR="007D32CE" w:rsidRPr="007D32CE" w:rsidRDefault="007D32CE" w:rsidP="007D32CE">
      <w:pPr>
        <w:pStyle w:val="Caption"/>
      </w:pPr>
      <w:r>
        <w:t xml:space="preserve">Figure </w:t>
      </w:r>
      <w:fldSimple w:instr=" SEQ Figure \* ARABIC ">
        <w:r w:rsidR="00490887">
          <w:rPr>
            <w:noProof/>
          </w:rPr>
          <w:t>4</w:t>
        </w:r>
      </w:fldSimple>
      <w:r>
        <w:rPr>
          <w:rFonts w:hint="eastAsia"/>
        </w:rPr>
        <w:t xml:space="preserve"> Magnetic rotor</w:t>
      </w:r>
    </w:p>
    <w:p w14:paraId="24AA1F54" w14:textId="3669B406" w:rsidR="002A4852" w:rsidRPr="00A123AE" w:rsidRDefault="002B21EF" w:rsidP="00510D72">
      <w:pPr>
        <w:pStyle w:val="ListParagraph"/>
        <w:numPr>
          <w:ilvl w:val="0"/>
          <w:numId w:val="3"/>
        </w:numPr>
        <w:rPr>
          <w:rFonts w:ascii="Times New Roman" w:hAnsi="Times New Roman" w:cs="Times New Roman"/>
          <w:sz w:val="22"/>
          <w:szCs w:val="22"/>
        </w:rPr>
      </w:pPr>
      <w:r w:rsidRPr="00A123AE">
        <w:rPr>
          <w:rFonts w:ascii="Times New Roman" w:hAnsi="Times New Roman" w:cs="Times New Roman" w:hint="eastAsia"/>
          <w:sz w:val="22"/>
          <w:szCs w:val="22"/>
        </w:rPr>
        <w:t>During this time</w:t>
      </w:r>
      <w:r w:rsidR="002A4852" w:rsidRPr="00A123AE">
        <w:rPr>
          <w:rFonts w:ascii="Times New Roman" w:hAnsi="Times New Roman" w:cs="Times New Roman" w:hint="eastAsia"/>
          <w:sz w:val="22"/>
          <w:szCs w:val="22"/>
        </w:rPr>
        <w:t>, I put in</w:t>
      </w:r>
      <w:r w:rsidR="00510D72" w:rsidRPr="00A123AE">
        <w:rPr>
          <w:rFonts w:ascii="Times New Roman" w:hAnsi="Times New Roman" w:cs="Times New Roman" w:hint="eastAsia"/>
          <w:sz w:val="22"/>
          <w:szCs w:val="22"/>
        </w:rPr>
        <w:t xml:space="preserve"> approximately 250 mL of ethanol</w:t>
      </w:r>
      <w:r w:rsidR="00A123AE" w:rsidRPr="00A123AE">
        <w:rPr>
          <w:rFonts w:ascii="Times New Roman" w:hAnsi="Times New Roman" w:cs="Times New Roman" w:hint="eastAsia"/>
          <w:sz w:val="22"/>
          <w:szCs w:val="22"/>
        </w:rPr>
        <w:t xml:space="preserve"> onto the 300mL Erlenmeyer flask.</w:t>
      </w:r>
    </w:p>
    <w:p w14:paraId="49C8FD80" w14:textId="0BF2BA02" w:rsidR="00510D72" w:rsidRPr="00A123AE" w:rsidRDefault="002B21EF" w:rsidP="00510D72">
      <w:pPr>
        <w:pStyle w:val="ListParagraph"/>
        <w:numPr>
          <w:ilvl w:val="0"/>
          <w:numId w:val="3"/>
        </w:numPr>
        <w:rPr>
          <w:rFonts w:ascii="Times New Roman" w:hAnsi="Times New Roman" w:cs="Times New Roman"/>
          <w:sz w:val="22"/>
          <w:szCs w:val="22"/>
        </w:rPr>
      </w:pPr>
      <w:r w:rsidRPr="00A123AE">
        <w:rPr>
          <w:rFonts w:ascii="Times New Roman" w:hAnsi="Times New Roman" w:cs="Times New Roman" w:hint="eastAsia"/>
          <w:sz w:val="22"/>
          <w:szCs w:val="22"/>
        </w:rPr>
        <w:t>Afterwards, I p</w:t>
      </w:r>
      <w:r w:rsidR="00510D72" w:rsidRPr="00A123AE">
        <w:rPr>
          <w:rFonts w:ascii="Times New Roman" w:hAnsi="Times New Roman" w:cs="Times New Roman" w:hint="eastAsia"/>
          <w:sz w:val="22"/>
          <w:szCs w:val="22"/>
        </w:rPr>
        <w:t>laced a largish magnetic rotor on this Erlenmeyer flask. W</w:t>
      </w:r>
      <w:r w:rsidR="00510D72" w:rsidRPr="00A123AE">
        <w:rPr>
          <w:rFonts w:ascii="Times New Roman" w:hAnsi="Times New Roman" w:cs="Times New Roman"/>
          <w:sz w:val="22"/>
          <w:szCs w:val="22"/>
        </w:rPr>
        <w:t>h</w:t>
      </w:r>
      <w:r w:rsidR="00510D72" w:rsidRPr="00A123AE">
        <w:rPr>
          <w:rFonts w:ascii="Times New Roman" w:hAnsi="Times New Roman" w:cs="Times New Roman" w:hint="eastAsia"/>
          <w:sz w:val="22"/>
          <w:szCs w:val="22"/>
        </w:rPr>
        <w:t xml:space="preserve">ile agitating the ethanol with a magnetic stirrer, add the toluene polystyrene solution and filter </w:t>
      </w:r>
      <w:r w:rsidR="00510D72" w:rsidRPr="00A123AE">
        <w:rPr>
          <w:rFonts w:ascii="Times New Roman" w:hAnsi="Times New Roman" w:cs="Times New Roman"/>
          <w:sz w:val="22"/>
          <w:szCs w:val="22"/>
        </w:rPr>
        <w:t>through</w:t>
      </w:r>
      <w:r w:rsidR="00510D72" w:rsidRPr="00A123AE">
        <w:rPr>
          <w:rFonts w:ascii="Times New Roman" w:hAnsi="Times New Roman" w:cs="Times New Roman" w:hint="eastAsia"/>
          <w:sz w:val="22"/>
          <w:szCs w:val="22"/>
        </w:rPr>
        <w:t xml:space="preserve"> a glass filter to </w:t>
      </w:r>
      <w:r w:rsidR="00510D72" w:rsidRPr="00A123AE">
        <w:rPr>
          <w:rFonts w:ascii="Times New Roman" w:hAnsi="Times New Roman" w:cs="Times New Roman"/>
          <w:sz w:val="22"/>
          <w:szCs w:val="22"/>
        </w:rPr>
        <w:t>separate</w:t>
      </w:r>
      <w:r w:rsidR="00510D72" w:rsidRPr="00A123AE">
        <w:rPr>
          <w:rFonts w:ascii="Times New Roman" w:hAnsi="Times New Roman" w:cs="Times New Roman" w:hint="eastAsia"/>
          <w:sz w:val="22"/>
          <w:szCs w:val="22"/>
        </w:rPr>
        <w:t xml:space="preserve"> the polystyrene </w:t>
      </w:r>
      <w:r w:rsidRPr="00A123AE">
        <w:rPr>
          <w:rFonts w:ascii="Times New Roman" w:hAnsi="Times New Roman" w:cs="Times New Roman"/>
          <w:sz w:val="22"/>
          <w:szCs w:val="22"/>
        </w:rPr>
        <w:t>into powder</w:t>
      </w:r>
      <w:r w:rsidR="00510D72" w:rsidRPr="00A123AE">
        <w:rPr>
          <w:rFonts w:ascii="Times New Roman" w:hAnsi="Times New Roman" w:cs="Times New Roman" w:hint="eastAsia"/>
          <w:sz w:val="22"/>
          <w:szCs w:val="22"/>
        </w:rPr>
        <w:t xml:space="preserve"> or cotton-like form. Wash the polymerization vessel with a small </w:t>
      </w:r>
      <w:r w:rsidR="00510D72" w:rsidRPr="00A123AE">
        <w:rPr>
          <w:rFonts w:ascii="Times New Roman" w:hAnsi="Times New Roman" w:cs="Times New Roman"/>
          <w:sz w:val="22"/>
          <w:szCs w:val="22"/>
        </w:rPr>
        <w:t>quantity</w:t>
      </w:r>
      <w:r w:rsidR="00510D72" w:rsidRPr="00A123AE">
        <w:rPr>
          <w:rFonts w:ascii="Times New Roman" w:hAnsi="Times New Roman" w:cs="Times New Roman" w:hint="eastAsia"/>
          <w:sz w:val="22"/>
          <w:szCs w:val="22"/>
        </w:rPr>
        <w:t xml:space="preserve"> of toluene, and add and filter this liquid with the glass filter. Toluene is used since it is a good solvent.</w:t>
      </w:r>
      <w:r w:rsidRPr="00A123AE">
        <w:rPr>
          <w:rFonts w:ascii="Times New Roman" w:hAnsi="Times New Roman" w:cs="Times New Roman" w:hint="eastAsia"/>
          <w:sz w:val="22"/>
          <w:szCs w:val="22"/>
        </w:rPr>
        <w:t xml:space="preserve"> (Figure </w:t>
      </w:r>
      <w:r w:rsidR="007D32CE">
        <w:rPr>
          <w:rFonts w:ascii="Times New Roman" w:hAnsi="Times New Roman" w:cs="Times New Roman" w:hint="eastAsia"/>
          <w:sz w:val="22"/>
          <w:szCs w:val="22"/>
        </w:rPr>
        <w:t>5</w:t>
      </w:r>
      <w:r w:rsidRPr="00A123AE">
        <w:rPr>
          <w:rFonts w:ascii="Times New Roman" w:hAnsi="Times New Roman" w:cs="Times New Roman" w:hint="eastAsia"/>
          <w:sz w:val="22"/>
          <w:szCs w:val="22"/>
        </w:rPr>
        <w:t>)</w:t>
      </w:r>
    </w:p>
    <w:p w14:paraId="6B6B4694" w14:textId="05B3BD93" w:rsidR="00120FD0" w:rsidRPr="00A123AE" w:rsidRDefault="00CF77ED" w:rsidP="00120FD0">
      <w:pPr>
        <w:pStyle w:val="ListParagraph"/>
        <w:keepNext/>
        <w:rPr>
          <w:sz w:val="22"/>
          <w:szCs w:val="22"/>
        </w:rPr>
      </w:pPr>
      <w:ins w:id="2" w:author="Microsoft Word" w:date="2025-10-24T14:19:00Z" w16du:dateUtc="2025-10-24T05:19:00Z">
        <w:r w:rsidRPr="00A123AE">
          <w:rPr>
            <w:rFonts w:hint="eastAsia"/>
            <w:sz w:val="22"/>
            <w:szCs w:val="22"/>
          </w:rPr>
          <w:t xml:space="preserve"> </w:t>
        </w:r>
      </w:ins>
      <w:r w:rsidRPr="00A123AE">
        <w:rPr>
          <w:noProof/>
          <w:sz w:val="22"/>
          <w:szCs w:val="22"/>
        </w:rPr>
        <w:drawing>
          <wp:inline distT="0" distB="0" distL="0" distR="0" wp14:anchorId="598DDB0F" wp14:editId="3C7C8088">
            <wp:extent cx="995629" cy="1795244"/>
            <wp:effectExtent l="0" t="0" r="0" b="0"/>
            <wp:docPr id="798682191" name="Picture 9" descr="A glass flask on a metal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82191" name="Picture 9" descr="A glass flask on a metal surfac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13328" cy="1827157"/>
                    </a:xfrm>
                    <a:prstGeom prst="rect">
                      <a:avLst/>
                    </a:prstGeom>
                    <a:noFill/>
                    <a:ln>
                      <a:noFill/>
                    </a:ln>
                  </pic:spPr>
                </pic:pic>
              </a:graphicData>
            </a:graphic>
          </wp:inline>
        </w:drawing>
      </w:r>
    </w:p>
    <w:p w14:paraId="10A8EACE" w14:textId="77C18B03" w:rsidR="00510D72" w:rsidRPr="00A123AE" w:rsidRDefault="00120FD0" w:rsidP="00120FD0">
      <w:pPr>
        <w:pStyle w:val="Caption"/>
        <w:rPr>
          <w:rFonts w:ascii="Times New Roman" w:hAnsi="Times New Roman" w:cs="Times New Roman"/>
          <w:sz w:val="22"/>
          <w:szCs w:val="22"/>
        </w:rPr>
      </w:pPr>
      <w:r w:rsidRPr="00A123AE">
        <w:rPr>
          <w:sz w:val="22"/>
          <w:szCs w:val="22"/>
        </w:rPr>
        <w:t xml:space="preserve">Figure </w:t>
      </w:r>
      <w:r w:rsidRPr="00A123AE">
        <w:rPr>
          <w:sz w:val="22"/>
          <w:szCs w:val="22"/>
        </w:rPr>
        <w:fldChar w:fldCharType="begin"/>
      </w:r>
      <w:r w:rsidRPr="00A123AE">
        <w:rPr>
          <w:sz w:val="22"/>
          <w:szCs w:val="22"/>
        </w:rPr>
        <w:instrText xml:space="preserve"> SEQ Figure \* ARABIC </w:instrText>
      </w:r>
      <w:r w:rsidRPr="00A123AE">
        <w:rPr>
          <w:sz w:val="22"/>
          <w:szCs w:val="22"/>
        </w:rPr>
        <w:fldChar w:fldCharType="separate"/>
      </w:r>
      <w:r w:rsidR="00490887">
        <w:rPr>
          <w:noProof/>
          <w:sz w:val="22"/>
          <w:szCs w:val="22"/>
        </w:rPr>
        <w:t>5</w:t>
      </w:r>
      <w:r w:rsidRPr="00A123AE">
        <w:rPr>
          <w:noProof/>
          <w:sz w:val="22"/>
          <w:szCs w:val="22"/>
        </w:rPr>
        <w:fldChar w:fldCharType="end"/>
      </w:r>
      <w:r w:rsidRPr="00A123AE">
        <w:rPr>
          <w:rFonts w:hint="eastAsia"/>
          <w:sz w:val="22"/>
          <w:szCs w:val="22"/>
        </w:rPr>
        <w:t xml:space="preserve"> Magnetic rotor</w:t>
      </w:r>
    </w:p>
    <w:p w14:paraId="50A4569D" w14:textId="4BA12495" w:rsidR="00510D72" w:rsidRPr="00A123AE" w:rsidRDefault="00510D72" w:rsidP="00510D72">
      <w:pPr>
        <w:pStyle w:val="ListParagraph"/>
        <w:rPr>
          <w:rFonts w:ascii="Times New Roman" w:hAnsi="Times New Roman" w:cs="Times New Roman"/>
          <w:sz w:val="22"/>
          <w:szCs w:val="22"/>
        </w:rPr>
      </w:pPr>
      <w:r w:rsidRPr="00A123AE">
        <w:rPr>
          <w:rFonts w:ascii="Times New Roman" w:hAnsi="Times New Roman" w:cs="Times New Roman" w:hint="eastAsia"/>
          <w:sz w:val="22"/>
          <w:szCs w:val="22"/>
        </w:rPr>
        <w:t>Note: If toluene i</w:t>
      </w:r>
      <w:r w:rsidR="00A27793" w:rsidRPr="00A123AE">
        <w:rPr>
          <w:rFonts w:ascii="Times New Roman" w:hAnsi="Times New Roman" w:cs="Times New Roman" w:hint="eastAsia"/>
          <w:sz w:val="22"/>
          <w:szCs w:val="22"/>
        </w:rPr>
        <w:t xml:space="preserve">s used </w:t>
      </w:r>
      <w:r w:rsidR="00EF7D84" w:rsidRPr="00A123AE">
        <w:rPr>
          <w:rFonts w:ascii="Times New Roman" w:hAnsi="Times New Roman" w:cs="Times New Roman" w:hint="eastAsia"/>
          <w:sz w:val="22"/>
          <w:szCs w:val="22"/>
        </w:rPr>
        <w:t xml:space="preserve">too much, the solvent composition in the Erlenmeyer flask will be biased </w:t>
      </w:r>
      <w:r w:rsidR="002B21EF" w:rsidRPr="00A123AE">
        <w:rPr>
          <w:rFonts w:ascii="Times New Roman" w:hAnsi="Times New Roman" w:cs="Times New Roman" w:hint="eastAsia"/>
          <w:sz w:val="22"/>
          <w:szCs w:val="22"/>
        </w:rPr>
        <w:t>toward the go</w:t>
      </w:r>
      <w:r w:rsidR="00A123AE" w:rsidRPr="00A123AE">
        <w:rPr>
          <w:rFonts w:ascii="Times New Roman" w:hAnsi="Times New Roman" w:cs="Times New Roman" w:hint="eastAsia"/>
          <w:sz w:val="22"/>
          <w:szCs w:val="22"/>
        </w:rPr>
        <w:t>o</w:t>
      </w:r>
      <w:r w:rsidR="002B21EF" w:rsidRPr="00A123AE">
        <w:rPr>
          <w:rFonts w:ascii="Times New Roman" w:hAnsi="Times New Roman" w:cs="Times New Roman" w:hint="eastAsia"/>
          <w:sz w:val="22"/>
          <w:szCs w:val="22"/>
        </w:rPr>
        <w:t xml:space="preserve">d solvent(toluene) and the </w:t>
      </w:r>
      <w:r w:rsidR="002B21EF" w:rsidRPr="00A123AE">
        <w:rPr>
          <w:rFonts w:ascii="Times New Roman" w:hAnsi="Times New Roman" w:cs="Times New Roman"/>
          <w:sz w:val="22"/>
          <w:szCs w:val="22"/>
        </w:rPr>
        <w:t>precipitated</w:t>
      </w:r>
      <w:r w:rsidR="002B21EF" w:rsidRPr="00A123AE">
        <w:rPr>
          <w:rFonts w:ascii="Times New Roman" w:hAnsi="Times New Roman" w:cs="Times New Roman" w:hint="eastAsia"/>
          <w:sz w:val="22"/>
          <w:szCs w:val="22"/>
        </w:rPr>
        <w:t xml:space="preserve"> solvent may dissolve again. Therefore, the toluene used for washing out needs to be </w:t>
      </w:r>
      <w:r w:rsidR="00A123AE" w:rsidRPr="00A123AE">
        <w:rPr>
          <w:rFonts w:ascii="Times New Roman" w:hAnsi="Times New Roman" w:cs="Times New Roman"/>
          <w:sz w:val="22"/>
          <w:szCs w:val="22"/>
        </w:rPr>
        <w:t>minimized (</w:t>
      </w:r>
      <w:r w:rsidR="002B21EF" w:rsidRPr="00A123AE">
        <w:rPr>
          <w:rFonts w:ascii="Times New Roman" w:hAnsi="Times New Roman" w:cs="Times New Roman"/>
          <w:sz w:val="22"/>
          <w:szCs w:val="22"/>
        </w:rPr>
        <w:t>washed</w:t>
      </w:r>
      <w:r w:rsidR="002B21EF" w:rsidRPr="00A123AE">
        <w:rPr>
          <w:rFonts w:ascii="Times New Roman" w:hAnsi="Times New Roman" w:cs="Times New Roman" w:hint="eastAsia"/>
          <w:sz w:val="22"/>
          <w:szCs w:val="22"/>
        </w:rPr>
        <w:t xml:space="preserve"> twice with 2-3 mL).</w:t>
      </w:r>
    </w:p>
    <w:p w14:paraId="57810B22" w14:textId="77777777" w:rsidR="00120FD0" w:rsidRPr="00A123AE" w:rsidRDefault="00120FD0" w:rsidP="00510D72">
      <w:pPr>
        <w:pStyle w:val="ListParagraph"/>
        <w:rPr>
          <w:rFonts w:ascii="Times New Roman" w:hAnsi="Times New Roman" w:cs="Times New Roman"/>
          <w:sz w:val="22"/>
          <w:szCs w:val="22"/>
        </w:rPr>
      </w:pPr>
    </w:p>
    <w:p w14:paraId="7CAF8D17" w14:textId="5E4042EC" w:rsidR="002B21EF" w:rsidRPr="00A123AE" w:rsidRDefault="002B21EF" w:rsidP="00120FD0">
      <w:pPr>
        <w:rPr>
          <w:rFonts w:ascii="Times New Roman" w:hAnsi="Times New Roman" w:cs="Times New Roman"/>
          <w:sz w:val="22"/>
          <w:szCs w:val="22"/>
        </w:rPr>
      </w:pPr>
      <w:r w:rsidRPr="00A123AE">
        <w:rPr>
          <w:rFonts w:ascii="Times New Roman" w:hAnsi="Times New Roman" w:cs="Times New Roman" w:hint="eastAsia"/>
          <w:sz w:val="22"/>
          <w:szCs w:val="22"/>
        </w:rPr>
        <w:lastRenderedPageBreak/>
        <w:t>After adding, continue agitating for 10-20 minutes. During this time, use a wash bottle in a drafty area. Place it upside-down on a piece of paper after cleaning th</w:t>
      </w:r>
      <w:r w:rsidR="00396469" w:rsidRPr="00A123AE">
        <w:rPr>
          <w:rFonts w:ascii="Times New Roman" w:hAnsi="Times New Roman" w:cs="Times New Roman" w:hint="eastAsia"/>
          <w:sz w:val="22"/>
          <w:szCs w:val="22"/>
        </w:rPr>
        <w:t>e</w:t>
      </w:r>
      <w:r w:rsidRPr="00A123AE">
        <w:rPr>
          <w:rFonts w:ascii="Times New Roman" w:hAnsi="Times New Roman" w:cs="Times New Roman" w:hint="eastAsia"/>
          <w:sz w:val="22"/>
          <w:szCs w:val="22"/>
        </w:rPr>
        <w:t xml:space="preserve"> glass filter with a small amount of toluene, so that it can be used again).</w:t>
      </w:r>
    </w:p>
    <w:p w14:paraId="34A7BE19" w14:textId="13180053" w:rsidR="00120FD0" w:rsidRPr="00A123AE" w:rsidRDefault="00120FD0" w:rsidP="00120FD0">
      <w:pPr>
        <w:rPr>
          <w:rFonts w:ascii="Times New Roman" w:hAnsi="Times New Roman" w:cs="Times New Roman"/>
          <w:sz w:val="22"/>
          <w:szCs w:val="22"/>
        </w:rPr>
      </w:pPr>
    </w:p>
    <w:p w14:paraId="0A7D9717" w14:textId="77777777" w:rsidR="00CF77ED" w:rsidRPr="00A123AE" w:rsidRDefault="00120FD0" w:rsidP="00CF77ED">
      <w:pPr>
        <w:pStyle w:val="ListParagraph"/>
        <w:keepNext/>
        <w:rPr>
          <w:sz w:val="22"/>
          <w:szCs w:val="22"/>
        </w:rPr>
      </w:pPr>
      <w:r w:rsidRPr="00A123AE">
        <w:rPr>
          <w:noProof/>
          <w:sz w:val="22"/>
          <w:szCs w:val="22"/>
        </w:rPr>
        <w:drawing>
          <wp:inline distT="0" distB="0" distL="0" distR="0" wp14:anchorId="48BA0D2B" wp14:editId="23D05311">
            <wp:extent cx="3581400" cy="2125086"/>
            <wp:effectExtent l="0" t="0" r="0" b="8890"/>
            <wp:docPr id="1612154554" name="Picture 7" descr="A diagram of a chemical experi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54554" name="Picture 7" descr="A diagram of a chemical experimen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2177" cy="2137414"/>
                    </a:xfrm>
                    <a:prstGeom prst="rect">
                      <a:avLst/>
                    </a:prstGeom>
                    <a:noFill/>
                    <a:ln>
                      <a:noFill/>
                    </a:ln>
                  </pic:spPr>
                </pic:pic>
              </a:graphicData>
            </a:graphic>
          </wp:inline>
        </w:drawing>
      </w:r>
    </w:p>
    <w:p w14:paraId="0F1A0A5A" w14:textId="0D5E095F" w:rsidR="00CF77ED" w:rsidRPr="00A123AE" w:rsidRDefault="00CF77ED" w:rsidP="00CF77ED">
      <w:pPr>
        <w:pStyle w:val="Caption"/>
        <w:rPr>
          <w:sz w:val="22"/>
          <w:szCs w:val="22"/>
        </w:rPr>
      </w:pPr>
      <w:r w:rsidRPr="00A123AE">
        <w:rPr>
          <w:sz w:val="22"/>
          <w:szCs w:val="22"/>
        </w:rPr>
        <w:t xml:space="preserve">Figure </w:t>
      </w:r>
      <w:r w:rsidRPr="00A123AE">
        <w:rPr>
          <w:sz w:val="22"/>
          <w:szCs w:val="22"/>
        </w:rPr>
        <w:fldChar w:fldCharType="begin"/>
      </w:r>
      <w:r w:rsidRPr="00A123AE">
        <w:rPr>
          <w:sz w:val="22"/>
          <w:szCs w:val="22"/>
        </w:rPr>
        <w:instrText xml:space="preserve"> SEQ Figure \* ARABIC </w:instrText>
      </w:r>
      <w:r w:rsidRPr="00A123AE">
        <w:rPr>
          <w:sz w:val="22"/>
          <w:szCs w:val="22"/>
        </w:rPr>
        <w:fldChar w:fldCharType="separate"/>
      </w:r>
      <w:r w:rsidR="00490887">
        <w:rPr>
          <w:noProof/>
          <w:sz w:val="22"/>
          <w:szCs w:val="22"/>
        </w:rPr>
        <w:t>6</w:t>
      </w:r>
      <w:r w:rsidRPr="00A123AE">
        <w:rPr>
          <w:sz w:val="22"/>
          <w:szCs w:val="22"/>
        </w:rPr>
        <w:fldChar w:fldCharType="end"/>
      </w:r>
      <w:r w:rsidRPr="00A123AE">
        <w:rPr>
          <w:rFonts w:hint="eastAsia"/>
          <w:sz w:val="22"/>
          <w:szCs w:val="22"/>
        </w:rPr>
        <w:t xml:space="preserve"> The schematic of 2nd day of experiment</w:t>
      </w:r>
    </w:p>
    <w:p w14:paraId="1CD4EA00" w14:textId="03FD336E" w:rsidR="002B21EF" w:rsidRPr="00A123AE" w:rsidRDefault="002B21EF" w:rsidP="00A123AE">
      <w:pPr>
        <w:pStyle w:val="ListParagraph"/>
        <w:numPr>
          <w:ilvl w:val="0"/>
          <w:numId w:val="3"/>
        </w:numPr>
        <w:rPr>
          <w:rFonts w:ascii="Times New Roman" w:hAnsi="Times New Roman" w:cs="Times New Roman"/>
          <w:sz w:val="22"/>
          <w:szCs w:val="22"/>
        </w:rPr>
      </w:pPr>
      <w:r w:rsidRPr="00A123AE">
        <w:rPr>
          <w:rFonts w:ascii="Times New Roman" w:hAnsi="Times New Roman" w:cs="Times New Roman" w:hint="eastAsia"/>
          <w:sz w:val="22"/>
          <w:szCs w:val="22"/>
        </w:rPr>
        <w:t>If we continue to agitate for 10-20 minutes, then turn off the switch to the stirr</w:t>
      </w:r>
      <w:r w:rsidR="00120FD0" w:rsidRPr="00A123AE">
        <w:rPr>
          <w:rFonts w:ascii="Times New Roman" w:hAnsi="Times New Roman" w:cs="Times New Roman" w:hint="eastAsia"/>
          <w:sz w:val="22"/>
          <w:szCs w:val="22"/>
        </w:rPr>
        <w:t xml:space="preserve">er </w:t>
      </w:r>
      <w:r w:rsidRPr="00A123AE">
        <w:rPr>
          <w:rFonts w:ascii="Times New Roman" w:hAnsi="Times New Roman" w:cs="Times New Roman" w:hint="eastAsia"/>
          <w:sz w:val="22"/>
          <w:szCs w:val="22"/>
        </w:rPr>
        <w:t xml:space="preserve">and leave it for a while, the </w:t>
      </w:r>
      <w:r w:rsidR="00120FD0" w:rsidRPr="00A123AE">
        <w:rPr>
          <w:rFonts w:ascii="Times New Roman" w:hAnsi="Times New Roman" w:cs="Times New Roman"/>
          <w:sz w:val="22"/>
          <w:szCs w:val="22"/>
        </w:rPr>
        <w:t>polystyrene</w:t>
      </w:r>
      <w:r w:rsidRPr="00A123AE">
        <w:rPr>
          <w:rFonts w:ascii="Times New Roman" w:hAnsi="Times New Roman" w:cs="Times New Roman" w:hint="eastAsia"/>
          <w:sz w:val="22"/>
          <w:szCs w:val="22"/>
        </w:rPr>
        <w:t xml:space="preserve"> will precipitate. Insert the glass filter used in step 3 into the </w:t>
      </w:r>
      <w:r w:rsidR="00A123AE" w:rsidRPr="00A123AE">
        <w:rPr>
          <w:rFonts w:ascii="Times New Roman" w:hAnsi="Times New Roman" w:cs="Times New Roman"/>
          <w:sz w:val="22"/>
          <w:szCs w:val="22"/>
        </w:rPr>
        <w:t>perforated</w:t>
      </w:r>
      <w:r w:rsidR="00120FD0" w:rsidRPr="00A123AE">
        <w:rPr>
          <w:rFonts w:ascii="Times New Roman" w:hAnsi="Times New Roman" w:cs="Times New Roman" w:hint="eastAsia"/>
          <w:sz w:val="22"/>
          <w:szCs w:val="22"/>
        </w:rPr>
        <w:t xml:space="preserve"> </w:t>
      </w:r>
      <w:r w:rsidR="00120FD0" w:rsidRPr="00A123AE">
        <w:rPr>
          <w:rFonts w:ascii="Times New Roman" w:hAnsi="Times New Roman" w:cs="Times New Roman"/>
          <w:sz w:val="22"/>
          <w:szCs w:val="22"/>
        </w:rPr>
        <w:t>silicon</w:t>
      </w:r>
      <w:r w:rsidR="00120FD0" w:rsidRPr="00A123AE">
        <w:rPr>
          <w:rFonts w:ascii="Times New Roman" w:hAnsi="Times New Roman" w:cs="Times New Roman" w:hint="eastAsia"/>
          <w:sz w:val="22"/>
          <w:szCs w:val="22"/>
        </w:rPr>
        <w:t xml:space="preserve"> rubber stopper and attach it to the suction filtration bottle. Perform suction filtration on the </w:t>
      </w:r>
      <w:r w:rsidR="00120FD0" w:rsidRPr="00A123AE">
        <w:rPr>
          <w:rFonts w:ascii="Times New Roman" w:hAnsi="Times New Roman" w:cs="Times New Roman"/>
          <w:sz w:val="22"/>
          <w:szCs w:val="22"/>
        </w:rPr>
        <w:t>polystyrene</w:t>
      </w:r>
      <w:r w:rsidR="00120FD0" w:rsidRPr="00A123AE">
        <w:rPr>
          <w:rFonts w:ascii="Times New Roman" w:hAnsi="Times New Roman" w:cs="Times New Roman" w:hint="eastAsia"/>
          <w:sz w:val="22"/>
          <w:szCs w:val="22"/>
        </w:rPr>
        <w:t xml:space="preserve"> mixture using the water flow </w:t>
      </w:r>
      <w:r w:rsidR="00BC70AE" w:rsidRPr="00A123AE">
        <w:rPr>
          <w:rFonts w:ascii="Times New Roman" w:hAnsi="Times New Roman" w:cs="Times New Roman"/>
          <w:sz w:val="22"/>
          <w:szCs w:val="22"/>
        </w:rPr>
        <w:t>pump and</w:t>
      </w:r>
      <w:r w:rsidR="00120FD0" w:rsidRPr="00A123AE">
        <w:rPr>
          <w:rFonts w:ascii="Times New Roman" w:hAnsi="Times New Roman" w:cs="Times New Roman" w:hint="eastAsia"/>
          <w:sz w:val="22"/>
          <w:szCs w:val="22"/>
        </w:rPr>
        <w:t xml:space="preserve"> collect polystyrene precipitate in the previously cleaned glass filter. </w:t>
      </w:r>
    </w:p>
    <w:p w14:paraId="2A5E90A1" w14:textId="57069F63" w:rsidR="00120FD0" w:rsidRPr="00A123AE" w:rsidRDefault="00CF77ED" w:rsidP="00120FD0">
      <w:pPr>
        <w:rPr>
          <w:rFonts w:ascii="Times New Roman" w:hAnsi="Times New Roman" w:cs="Times New Roman"/>
          <w:sz w:val="22"/>
          <w:szCs w:val="22"/>
        </w:rPr>
      </w:pPr>
      <w:r w:rsidRPr="00A123AE">
        <w:rPr>
          <w:rFonts w:ascii="Times New Roman" w:hAnsi="Times New Roman" w:cs="Times New Roman" w:hint="eastAsia"/>
          <w:sz w:val="22"/>
          <w:szCs w:val="22"/>
        </w:rPr>
        <w:t xml:space="preserve">The schematic of steps 2-3 is </w:t>
      </w:r>
      <w:r w:rsidRPr="00A123AE">
        <w:rPr>
          <w:rFonts w:ascii="Times New Roman" w:hAnsi="Times New Roman" w:cs="Times New Roman"/>
          <w:sz w:val="22"/>
          <w:szCs w:val="22"/>
        </w:rPr>
        <w:t>explained</w:t>
      </w:r>
      <w:r w:rsidRPr="00A123AE">
        <w:rPr>
          <w:rFonts w:ascii="Times New Roman" w:hAnsi="Times New Roman" w:cs="Times New Roman" w:hint="eastAsia"/>
          <w:sz w:val="22"/>
          <w:szCs w:val="22"/>
        </w:rPr>
        <w:t xml:space="preserve"> in Figure </w:t>
      </w:r>
      <w:r w:rsidR="007D32CE">
        <w:rPr>
          <w:rFonts w:ascii="Times New Roman" w:hAnsi="Times New Roman" w:cs="Times New Roman" w:hint="eastAsia"/>
          <w:sz w:val="22"/>
          <w:szCs w:val="22"/>
        </w:rPr>
        <w:t>6</w:t>
      </w:r>
      <w:r w:rsidRPr="00A123AE">
        <w:rPr>
          <w:rFonts w:ascii="Times New Roman" w:hAnsi="Times New Roman" w:cs="Times New Roman" w:hint="eastAsia"/>
          <w:sz w:val="22"/>
          <w:szCs w:val="22"/>
        </w:rPr>
        <w:t>.</w:t>
      </w:r>
    </w:p>
    <w:p w14:paraId="5D630040" w14:textId="56778821" w:rsidR="00A123AE" w:rsidRPr="00A123AE" w:rsidRDefault="00A123AE" w:rsidP="00120FD0">
      <w:pPr>
        <w:rPr>
          <w:rFonts w:ascii="Times New Roman" w:hAnsi="Times New Roman" w:cs="Times New Roman"/>
          <w:sz w:val="22"/>
          <w:szCs w:val="22"/>
        </w:rPr>
      </w:pPr>
      <w:r w:rsidRPr="00A123AE">
        <w:rPr>
          <w:rFonts w:ascii="Times New Roman" w:hAnsi="Times New Roman" w:cs="Times New Roman" w:hint="eastAsia"/>
          <w:sz w:val="22"/>
          <w:szCs w:val="22"/>
        </w:rPr>
        <w:t xml:space="preserve">After this process, </w:t>
      </w:r>
      <w:r w:rsidR="0077177E">
        <w:rPr>
          <w:rFonts w:ascii="Times New Roman" w:hAnsi="Times New Roman" w:cs="Times New Roman" w:hint="eastAsia"/>
          <w:sz w:val="22"/>
          <w:szCs w:val="22"/>
        </w:rPr>
        <w:t>t</w:t>
      </w:r>
      <w:r w:rsidR="0077177E" w:rsidRPr="0077177E">
        <w:rPr>
          <w:rFonts w:ascii="Times New Roman" w:hAnsi="Times New Roman" w:cs="Times New Roman"/>
          <w:sz w:val="22"/>
          <w:szCs w:val="22"/>
        </w:rPr>
        <w:t>he result was a polystyrene film that could be used for testing.</w:t>
      </w:r>
    </w:p>
    <w:p w14:paraId="4F54FB9B" w14:textId="7CE26082" w:rsidR="002B21EF" w:rsidRDefault="007923F9" w:rsidP="00A123AE">
      <w:pPr>
        <w:rPr>
          <w:rFonts w:ascii="Times New Roman" w:hAnsi="Times New Roman" w:cs="Times New Roman"/>
          <w:b/>
          <w:bCs/>
          <w:sz w:val="22"/>
          <w:szCs w:val="22"/>
        </w:rPr>
      </w:pPr>
      <w:r w:rsidRPr="00A123AE">
        <w:rPr>
          <w:rFonts w:ascii="Times New Roman" w:hAnsi="Times New Roman" w:cs="Times New Roman" w:hint="eastAsia"/>
          <w:b/>
          <w:bCs/>
          <w:sz w:val="22"/>
          <w:szCs w:val="22"/>
        </w:rPr>
        <w:t>Expe</w:t>
      </w:r>
      <w:r w:rsidR="00A123AE" w:rsidRPr="00A123AE">
        <w:rPr>
          <w:rFonts w:ascii="Times New Roman" w:hAnsi="Times New Roman" w:cs="Times New Roman" w:hint="eastAsia"/>
          <w:b/>
          <w:bCs/>
          <w:sz w:val="22"/>
          <w:szCs w:val="22"/>
        </w:rPr>
        <w:t>riment Day 3: Inf</w:t>
      </w:r>
      <w:r w:rsidR="00A123AE">
        <w:rPr>
          <w:rFonts w:ascii="Times New Roman" w:hAnsi="Times New Roman" w:cs="Times New Roman" w:hint="eastAsia"/>
          <w:b/>
          <w:bCs/>
          <w:sz w:val="22"/>
          <w:szCs w:val="22"/>
        </w:rPr>
        <w:t xml:space="preserve">rared </w:t>
      </w:r>
      <w:r w:rsidR="003F05C7">
        <w:rPr>
          <w:rFonts w:ascii="Times New Roman" w:hAnsi="Times New Roman" w:cs="Times New Roman" w:hint="eastAsia"/>
          <w:b/>
          <w:bCs/>
          <w:sz w:val="22"/>
          <w:szCs w:val="22"/>
        </w:rPr>
        <w:t>Absorption Spectroscopy (Identification of Molecular Structure) 20</w:t>
      </w:r>
      <w:r w:rsidR="003F05C7" w:rsidRPr="003F05C7">
        <w:rPr>
          <w:rFonts w:ascii="Times New Roman" w:hAnsi="Times New Roman" w:cs="Times New Roman" w:hint="eastAsia"/>
          <w:b/>
          <w:bCs/>
          <w:sz w:val="22"/>
          <w:szCs w:val="22"/>
          <w:vertAlign w:val="superscript"/>
        </w:rPr>
        <w:t>th</w:t>
      </w:r>
      <w:r w:rsidR="003F05C7">
        <w:rPr>
          <w:rFonts w:ascii="Times New Roman" w:hAnsi="Times New Roman" w:cs="Times New Roman" w:hint="eastAsia"/>
          <w:b/>
          <w:bCs/>
          <w:sz w:val="22"/>
          <w:szCs w:val="22"/>
        </w:rPr>
        <w:t xml:space="preserve"> October</w:t>
      </w:r>
    </w:p>
    <w:p w14:paraId="14903651" w14:textId="64E5F45D" w:rsidR="003F05C7" w:rsidRDefault="003F05C7" w:rsidP="00A123AE">
      <w:pPr>
        <w:rPr>
          <w:rFonts w:ascii="Times New Roman" w:hAnsi="Times New Roman" w:cs="Times New Roman"/>
          <w:sz w:val="22"/>
          <w:szCs w:val="22"/>
        </w:rPr>
      </w:pPr>
      <w:r>
        <w:rPr>
          <w:rFonts w:ascii="Times New Roman" w:hAnsi="Times New Roman" w:cs="Times New Roman" w:hint="eastAsia"/>
          <w:sz w:val="22"/>
          <w:szCs w:val="22"/>
        </w:rPr>
        <w:t xml:space="preserve">Infrared light is absorbed by most organic materials. The infrared spectrum represents, quantitatively, the amount of </w:t>
      </w:r>
      <w:r>
        <w:rPr>
          <w:rFonts w:ascii="Times New Roman" w:hAnsi="Times New Roman" w:cs="Times New Roman"/>
          <w:sz w:val="22"/>
          <w:szCs w:val="22"/>
        </w:rPr>
        <w:t>infrared</w:t>
      </w:r>
      <w:r>
        <w:rPr>
          <w:rFonts w:ascii="Times New Roman" w:hAnsi="Times New Roman" w:cs="Times New Roman" w:hint="eastAsia"/>
          <w:sz w:val="22"/>
          <w:szCs w:val="22"/>
        </w:rPr>
        <w:t xml:space="preserve"> light that has been </w:t>
      </w:r>
      <w:r w:rsidR="003E60B5">
        <w:rPr>
          <w:rFonts w:ascii="Times New Roman" w:hAnsi="Times New Roman" w:cs="Times New Roman"/>
          <w:sz w:val="22"/>
          <w:szCs w:val="22"/>
        </w:rPr>
        <w:t>absorbed</w:t>
      </w:r>
      <w:r>
        <w:rPr>
          <w:rFonts w:ascii="Times New Roman" w:hAnsi="Times New Roman" w:cs="Times New Roman" w:hint="eastAsia"/>
          <w:sz w:val="22"/>
          <w:szCs w:val="22"/>
        </w:rPr>
        <w:t xml:space="preserve">. The molecular vibrations of the measurement sample cause infrared light to be absorbed. It is possible to measure solid, liquid, and gaseous samples as part of the infrared absorption </w:t>
      </w:r>
      <w:r>
        <w:rPr>
          <w:rFonts w:ascii="Times New Roman" w:hAnsi="Times New Roman" w:cs="Times New Roman"/>
          <w:sz w:val="22"/>
          <w:szCs w:val="22"/>
        </w:rPr>
        <w:t>spectrum</w:t>
      </w:r>
      <w:r>
        <w:rPr>
          <w:rFonts w:ascii="Times New Roman" w:hAnsi="Times New Roman" w:cs="Times New Roman" w:hint="eastAsia"/>
          <w:sz w:val="22"/>
          <w:szCs w:val="22"/>
        </w:rPr>
        <w:t xml:space="preserve">. Current infrared </w:t>
      </w:r>
      <w:r>
        <w:rPr>
          <w:rFonts w:ascii="Times New Roman" w:hAnsi="Times New Roman" w:cs="Times New Roman"/>
          <w:sz w:val="22"/>
          <w:szCs w:val="22"/>
        </w:rPr>
        <w:t>spectrophotometers</w:t>
      </w:r>
      <w:r>
        <w:rPr>
          <w:rFonts w:ascii="Times New Roman" w:hAnsi="Times New Roman" w:cs="Times New Roman" w:hint="eastAsia"/>
          <w:sz w:val="22"/>
          <w:szCs w:val="22"/>
        </w:rPr>
        <w:t xml:space="preserve"> are capable of high-speed scanning </w:t>
      </w:r>
      <w:r w:rsidR="004A6AC5">
        <w:rPr>
          <w:rFonts w:ascii="Times New Roman" w:hAnsi="Times New Roman" w:cs="Times New Roman" w:hint="eastAsia"/>
          <w:sz w:val="22"/>
          <w:szCs w:val="22"/>
        </w:rPr>
        <w:t>a</w:t>
      </w:r>
      <w:r>
        <w:rPr>
          <w:rFonts w:ascii="Times New Roman" w:hAnsi="Times New Roman" w:cs="Times New Roman" w:hint="eastAsia"/>
          <w:sz w:val="22"/>
          <w:szCs w:val="22"/>
        </w:rPr>
        <w:t xml:space="preserve">nd highly accurate photometry with automatic </w:t>
      </w:r>
      <w:r>
        <w:rPr>
          <w:rFonts w:ascii="Times New Roman" w:hAnsi="Times New Roman" w:cs="Times New Roman"/>
          <w:sz w:val="22"/>
          <w:szCs w:val="22"/>
        </w:rPr>
        <w:t>integration</w:t>
      </w:r>
      <w:r>
        <w:rPr>
          <w:rFonts w:ascii="Times New Roman" w:hAnsi="Times New Roman" w:cs="Times New Roman" w:hint="eastAsia"/>
          <w:sz w:val="22"/>
          <w:szCs w:val="22"/>
        </w:rPr>
        <w:t xml:space="preserve"> of measurement results.</w:t>
      </w:r>
    </w:p>
    <w:p w14:paraId="4143CF90" w14:textId="7BC14008" w:rsidR="003F05C7" w:rsidRPr="00A07BF8" w:rsidRDefault="0031732E" w:rsidP="00A123AE">
      <w:pPr>
        <w:rPr>
          <w:rFonts w:ascii="Times New Roman" w:hAnsi="Times New Roman" w:cs="Times New Roman"/>
          <w:b/>
          <w:bCs/>
          <w:sz w:val="22"/>
          <w:szCs w:val="22"/>
        </w:rPr>
      </w:pPr>
      <w:r w:rsidRPr="00A07BF8">
        <w:rPr>
          <w:rFonts w:ascii="Times New Roman" w:hAnsi="Times New Roman" w:cs="Times New Roman" w:hint="eastAsia"/>
          <w:b/>
          <w:bCs/>
          <w:sz w:val="22"/>
          <w:szCs w:val="22"/>
        </w:rPr>
        <w:t xml:space="preserve">A. </w:t>
      </w:r>
      <w:r w:rsidR="003F05C7" w:rsidRPr="00A07BF8">
        <w:rPr>
          <w:rFonts w:ascii="Times New Roman" w:hAnsi="Times New Roman" w:cs="Times New Roman" w:hint="eastAsia"/>
          <w:b/>
          <w:bCs/>
          <w:sz w:val="22"/>
          <w:szCs w:val="22"/>
        </w:rPr>
        <w:t>Fourier Transform -Infrared (FT-IR):</w:t>
      </w:r>
    </w:p>
    <w:p w14:paraId="3D6B50D6" w14:textId="79959936" w:rsidR="003F05C7" w:rsidRPr="0031732E" w:rsidRDefault="003F05C7" w:rsidP="0031732E">
      <w:pPr>
        <w:pStyle w:val="ListParagraph"/>
        <w:numPr>
          <w:ilvl w:val="0"/>
          <w:numId w:val="5"/>
        </w:numPr>
        <w:rPr>
          <w:rFonts w:ascii="Times New Roman" w:hAnsi="Times New Roman" w:cs="Times New Roman"/>
          <w:sz w:val="22"/>
          <w:szCs w:val="22"/>
        </w:rPr>
      </w:pPr>
      <w:r w:rsidRPr="0031732E">
        <w:rPr>
          <w:rFonts w:ascii="Times New Roman" w:hAnsi="Times New Roman" w:cs="Times New Roman" w:hint="eastAsia"/>
          <w:sz w:val="22"/>
          <w:szCs w:val="22"/>
        </w:rPr>
        <w:t>Characteristics of FT-IR)</w:t>
      </w:r>
    </w:p>
    <w:p w14:paraId="21300556" w14:textId="2A429089" w:rsidR="003F05C7" w:rsidRDefault="003F05C7" w:rsidP="003F05C7">
      <w:pPr>
        <w:pStyle w:val="ListParagraph"/>
        <w:numPr>
          <w:ilvl w:val="0"/>
          <w:numId w:val="4"/>
        </w:numPr>
        <w:rPr>
          <w:rFonts w:ascii="Times New Roman" w:hAnsi="Times New Roman" w:cs="Times New Roman"/>
          <w:sz w:val="22"/>
          <w:szCs w:val="22"/>
        </w:rPr>
      </w:pPr>
      <w:r>
        <w:rPr>
          <w:rFonts w:ascii="Times New Roman" w:hAnsi="Times New Roman" w:cs="Times New Roman" w:hint="eastAsia"/>
          <w:sz w:val="22"/>
          <w:szCs w:val="22"/>
        </w:rPr>
        <w:t>Possible to perform the analysis while largely retaining the original form of the sample</w:t>
      </w:r>
    </w:p>
    <w:p w14:paraId="2D012210" w14:textId="5A05C7EB" w:rsidR="003F05C7" w:rsidRDefault="003F05C7" w:rsidP="003F05C7">
      <w:pPr>
        <w:pStyle w:val="ListParagraph"/>
        <w:numPr>
          <w:ilvl w:val="0"/>
          <w:numId w:val="4"/>
        </w:numPr>
        <w:rPr>
          <w:rFonts w:ascii="Times New Roman" w:hAnsi="Times New Roman" w:cs="Times New Roman"/>
          <w:sz w:val="22"/>
          <w:szCs w:val="22"/>
        </w:rPr>
      </w:pPr>
      <w:r>
        <w:rPr>
          <w:rFonts w:ascii="Times New Roman" w:hAnsi="Times New Roman" w:cs="Times New Roman" w:hint="eastAsia"/>
          <w:sz w:val="22"/>
          <w:szCs w:val="22"/>
        </w:rPr>
        <w:t>Can be performed in a non-destructive way</w:t>
      </w:r>
    </w:p>
    <w:p w14:paraId="4D73BE0E" w14:textId="3CE63FC0" w:rsidR="003F05C7" w:rsidRDefault="003F05C7" w:rsidP="003F05C7">
      <w:pPr>
        <w:rPr>
          <w:rFonts w:ascii="Times New Roman" w:hAnsi="Times New Roman" w:cs="Times New Roman"/>
          <w:sz w:val="22"/>
          <w:szCs w:val="22"/>
        </w:rPr>
      </w:pPr>
      <w:r>
        <w:rPr>
          <w:rFonts w:ascii="Times New Roman" w:hAnsi="Times New Roman" w:cs="Times New Roman" w:hint="eastAsia"/>
          <w:sz w:val="22"/>
          <w:szCs w:val="22"/>
        </w:rPr>
        <w:t xml:space="preserve">       Due to the above, it is capable of being used as a general-purpose instrument in organic and polymer chemistry.</w:t>
      </w:r>
    </w:p>
    <w:p w14:paraId="73B6BD14" w14:textId="604C4968" w:rsidR="003F05C7" w:rsidRDefault="003F05C7" w:rsidP="003F05C7">
      <w:pPr>
        <w:rPr>
          <w:rFonts w:ascii="Times New Roman" w:hAnsi="Times New Roman" w:cs="Times New Roman"/>
          <w:sz w:val="22"/>
          <w:szCs w:val="22"/>
        </w:rPr>
      </w:pPr>
      <w:r>
        <w:rPr>
          <w:rFonts w:ascii="Times New Roman" w:hAnsi="Times New Roman" w:cs="Times New Roman" w:hint="eastAsia"/>
          <w:sz w:val="22"/>
          <w:szCs w:val="22"/>
        </w:rPr>
        <w:lastRenderedPageBreak/>
        <w:t>The measurement results are analyzed in t</w:t>
      </w:r>
      <w:r w:rsidR="00CF2152">
        <w:rPr>
          <w:rFonts w:ascii="Times New Roman" w:hAnsi="Times New Roman" w:cs="Times New Roman"/>
          <w:sz w:val="22"/>
          <w:szCs w:val="22"/>
        </w:rPr>
        <w:t xml:space="preserve">erms of </w:t>
      </w:r>
      <w:r w:rsidR="00CF2152">
        <w:rPr>
          <w:rFonts w:ascii="Times New Roman" w:hAnsi="Times New Roman" w:cs="Times New Roman" w:hint="eastAsia"/>
          <w:sz w:val="22"/>
          <w:szCs w:val="22"/>
        </w:rPr>
        <w:t>1) Comparison with standard spectra 2) Estimating the molecular structure from the position(wavenumber) of the signal and the shape.</w:t>
      </w:r>
    </w:p>
    <w:p w14:paraId="11FD24E5" w14:textId="76E7246E" w:rsidR="00CF2152" w:rsidRPr="007D32CE" w:rsidRDefault="00CF2152" w:rsidP="007D32CE">
      <w:pPr>
        <w:pStyle w:val="ListParagraph"/>
        <w:numPr>
          <w:ilvl w:val="0"/>
          <w:numId w:val="5"/>
        </w:numPr>
        <w:rPr>
          <w:rFonts w:ascii="Times New Roman" w:hAnsi="Times New Roman" w:cs="Times New Roman"/>
          <w:sz w:val="22"/>
          <w:szCs w:val="22"/>
        </w:rPr>
      </w:pPr>
      <w:r w:rsidRPr="00A07BF8">
        <w:rPr>
          <w:rFonts w:ascii="Times New Roman" w:hAnsi="Times New Roman" w:cs="Times New Roman" w:hint="eastAsia"/>
          <w:b/>
          <w:bCs/>
          <w:sz w:val="22"/>
          <w:szCs w:val="22"/>
        </w:rPr>
        <w:t>Principle of FT-IR (Part 1):</w:t>
      </w:r>
      <w:r w:rsidRPr="007D32CE">
        <w:rPr>
          <w:rFonts w:ascii="Times New Roman" w:hAnsi="Times New Roman" w:cs="Times New Roman"/>
          <w:sz w:val="22"/>
          <w:szCs w:val="22"/>
        </w:rPr>
        <w:br/>
      </w:r>
      <w:r w:rsidRPr="007D32CE">
        <w:rPr>
          <w:rFonts w:ascii="Times New Roman" w:hAnsi="Times New Roman" w:cs="Times New Roman" w:hint="eastAsia"/>
          <w:sz w:val="22"/>
          <w:szCs w:val="22"/>
        </w:rPr>
        <w:t>Fourier transform spectrometer:</w:t>
      </w:r>
      <w:r w:rsidR="00503BA8">
        <w:rPr>
          <w:rFonts w:ascii="Times New Roman" w:hAnsi="Times New Roman" w:cs="Times New Roman" w:hint="eastAsia"/>
          <w:sz w:val="22"/>
          <w:szCs w:val="22"/>
        </w:rPr>
        <w:t xml:space="preserve"> *</w:t>
      </w:r>
      <w:r w:rsidR="00D30849" w:rsidRPr="007D32CE">
        <w:rPr>
          <w:rFonts w:ascii="Times New Roman" w:hAnsi="Times New Roman" w:cs="Times New Roman"/>
          <w:sz w:val="22"/>
          <w:szCs w:val="22"/>
        </w:rPr>
        <w:br/>
        <w:t>Currently, almost all spectrometers operating in the infra</w:t>
      </w:r>
      <w:r w:rsidR="00D30849" w:rsidRPr="007D32CE">
        <w:rPr>
          <w:rFonts w:ascii="Times New Roman" w:hAnsi="Times New Roman" w:cs="Times New Roman" w:hint="eastAsia"/>
          <w:sz w:val="22"/>
          <w:szCs w:val="22"/>
        </w:rPr>
        <w:t>-</w:t>
      </w:r>
      <w:r w:rsidR="00D30849" w:rsidRPr="007D32CE">
        <w:rPr>
          <w:rFonts w:ascii="Times New Roman" w:hAnsi="Times New Roman" w:cs="Times New Roman"/>
          <w:sz w:val="22"/>
          <w:szCs w:val="22"/>
        </w:rPr>
        <w:t>red and near-infrared use ‘Fourier transform’ techniques for spectral detection and analysis.</w:t>
      </w:r>
    </w:p>
    <w:p w14:paraId="1C146D8D" w14:textId="23AED61D" w:rsidR="00CF2152" w:rsidRDefault="00D30849" w:rsidP="003F05C7">
      <w:pPr>
        <w:rPr>
          <w:rFonts w:ascii="Times New Roman" w:hAnsi="Times New Roman" w:cs="Times New Roman"/>
          <w:sz w:val="22"/>
          <w:szCs w:val="22"/>
        </w:rPr>
      </w:pPr>
      <w:r w:rsidRPr="00D30849">
        <w:rPr>
          <w:rFonts w:ascii="Times New Roman" w:hAnsi="Times New Roman" w:cs="Times New Roman"/>
          <w:sz w:val="22"/>
          <w:szCs w:val="22"/>
        </w:rPr>
        <w:t>The heart of a Fourier transform spectrometer is a Michelson interferometer</w:t>
      </w:r>
      <w:r w:rsidR="00490887">
        <w:rPr>
          <w:rFonts w:ascii="Times New Roman" w:hAnsi="Times New Roman" w:cs="Times New Roman" w:hint="eastAsia"/>
          <w:sz w:val="22"/>
          <w:szCs w:val="22"/>
        </w:rPr>
        <w:t xml:space="preserve"> (Figure 7)</w:t>
      </w:r>
      <w:r w:rsidRPr="00D30849">
        <w:rPr>
          <w:rFonts w:ascii="Times New Roman" w:hAnsi="Times New Roman" w:cs="Times New Roman"/>
          <w:sz w:val="22"/>
          <w:szCs w:val="22"/>
        </w:rPr>
        <w:t>, a device for analysing the wave lengths present in a composite signal. The Michelson interferometer works by splitting the beam after it has passed through the sample into two and arranging for them to take different routes through the instrument before eventually recombining at the detector</w:t>
      </w:r>
      <w:r>
        <w:rPr>
          <w:rFonts w:ascii="Times New Roman" w:hAnsi="Times New Roman" w:cs="Times New Roman" w:hint="eastAsia"/>
          <w:sz w:val="22"/>
          <w:szCs w:val="22"/>
        </w:rPr>
        <w:t>.</w:t>
      </w:r>
    </w:p>
    <w:p w14:paraId="42C3BAA6" w14:textId="77777777" w:rsidR="00490887" w:rsidRDefault="00490887" w:rsidP="00490887">
      <w:pPr>
        <w:keepNext/>
      </w:pPr>
      <w:r w:rsidRPr="00490887">
        <w:rPr>
          <w:rFonts w:ascii="Times New Roman" w:hAnsi="Times New Roman" w:cs="Times New Roman"/>
          <w:noProof/>
          <w:sz w:val="22"/>
          <w:szCs w:val="22"/>
        </w:rPr>
        <w:drawing>
          <wp:inline distT="0" distB="0" distL="0" distR="0" wp14:anchorId="457235A3" wp14:editId="777552E2">
            <wp:extent cx="2090057" cy="1260850"/>
            <wp:effectExtent l="0" t="0" r="5715" b="0"/>
            <wp:docPr id="1730628962" name="Picture 1" descr="Diagram of a mirror det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28962" name="Picture 1" descr="Diagram of a mirror detector&#10;&#10;AI-generated content may be incorrect."/>
                    <pic:cNvPicPr/>
                  </pic:nvPicPr>
                  <pic:blipFill>
                    <a:blip r:embed="rId15"/>
                    <a:stretch>
                      <a:fillRect/>
                    </a:stretch>
                  </pic:blipFill>
                  <pic:spPr>
                    <a:xfrm>
                      <a:off x="0" y="0"/>
                      <a:ext cx="2094448" cy="1263499"/>
                    </a:xfrm>
                    <a:prstGeom prst="rect">
                      <a:avLst/>
                    </a:prstGeom>
                  </pic:spPr>
                </pic:pic>
              </a:graphicData>
            </a:graphic>
          </wp:inline>
        </w:drawing>
      </w:r>
    </w:p>
    <w:p w14:paraId="0D6EA384" w14:textId="3108A7F6" w:rsidR="00490887" w:rsidRDefault="00490887" w:rsidP="00490887">
      <w:pPr>
        <w:pStyle w:val="Caption"/>
        <w:rPr>
          <w:rFonts w:ascii="Times New Roman" w:hAnsi="Times New Roman" w:cs="Times New Roman"/>
          <w:sz w:val="22"/>
          <w:szCs w:val="22"/>
        </w:rPr>
      </w:pPr>
      <w:r>
        <w:t xml:space="preserve">Figure </w:t>
      </w:r>
      <w:fldSimple w:instr=" SEQ Figure \* ARABIC ">
        <w:r>
          <w:rPr>
            <w:noProof/>
          </w:rPr>
          <w:t>7</w:t>
        </w:r>
      </w:fldSimple>
    </w:p>
    <w:p w14:paraId="79385FCD" w14:textId="36C5DB13" w:rsidR="00D30849" w:rsidRDefault="00D30849" w:rsidP="003F05C7">
      <w:pPr>
        <w:rPr>
          <w:rFonts w:ascii="Times New Roman" w:hAnsi="Times New Roman" w:cs="Times New Roman"/>
          <w:sz w:val="22"/>
          <w:szCs w:val="22"/>
        </w:rPr>
      </w:pPr>
      <w:r w:rsidRPr="00D30849">
        <w:rPr>
          <w:rFonts w:ascii="Times New Roman" w:hAnsi="Times New Roman" w:cs="Times New Roman"/>
          <w:sz w:val="22"/>
          <w:szCs w:val="22"/>
        </w:rPr>
        <w:t xml:space="preserve">One beam is reflected from mirror M1 and one from mirror M2 ; by moving M1 it is therefore possible to introduce a difference in the length of the path traversed by the two beams. Consider first the simplest case in which a beam of mono chromatic light of wavelength λ is passed into the interferometer. If the path length difference p is 0, the two beams interfere constructively; the same is true if p is an integer number of wavelengths: λ, 2λ, 3λ,…. If p is one half of a wavelength, the two beams interfere destructively and cancel; the same is true if p is an odd multiple of half-wavelengths: λ/2, 3λ/2, 5λ/2,…. Therefore, as the mirror M1 is moved the detected signal goes through a series of peaks and troughs depending on whether the two beams interfere constructively or destructively, and the net signal varies as 1 + cos(2πp/λ), or </w:t>
      </w:r>
      <w:r>
        <w:rPr>
          <w:rFonts w:ascii="Times New Roman" w:hAnsi="Times New Roman" w:cs="Times New Roman" w:hint="eastAsia"/>
          <w:sz w:val="22"/>
          <w:szCs w:val="22"/>
        </w:rPr>
        <w:t>1+cos(2</w:t>
      </w:r>
      <w:r w:rsidRPr="00CF2152">
        <w:rPr>
          <w:rFonts w:ascii="Times New Roman" w:hAnsi="Times New Roman" w:cs="Times New Roman" w:hint="eastAsia"/>
          <w:sz w:val="22"/>
          <w:szCs w:val="22"/>
        </w:rPr>
        <w:t>π</w:t>
      </w:r>
      <w:r>
        <w:rPr>
          <w:rFonts w:ascii="Times New Roman" w:hAnsi="Times New Roman" w:cs="Times New Roman" w:hint="eastAsia"/>
          <w:sz w:val="22"/>
          <w:szCs w:val="22"/>
        </w:rPr>
        <w:t>p</w:t>
      </w:r>
      <w:r w:rsidRPr="00CF2152">
        <w:rPr>
          <w:rFonts w:ascii="Times New Roman" w:hAnsi="Times New Roman" w:cs="Times New Roman"/>
          <w:noProof/>
          <w:sz w:val="22"/>
          <w:szCs w:val="22"/>
        </w:rPr>
        <w:drawing>
          <wp:inline distT="0" distB="0" distL="0" distR="0" wp14:anchorId="326A5110" wp14:editId="33B49413">
            <wp:extent cx="12700" cy="12700"/>
            <wp:effectExtent l="0" t="0" r="0" b="0"/>
            <wp:docPr id="796205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acc>
          <m:accPr>
            <m:chr m:val="̅"/>
            <m:ctrlPr>
              <w:rPr>
                <w:rFonts w:ascii="Cambria Math" w:hAnsi="Cambria Math" w:cs="Times New Roman"/>
                <w:sz w:val="22"/>
                <w:szCs w:val="22"/>
              </w:rPr>
            </m:ctrlPr>
          </m:accPr>
          <m:e>
            <m:r>
              <w:rPr>
                <w:rFonts w:ascii="Cambria Math" w:hAnsi="Cambria Math" w:cs="Times New Roman"/>
                <w:sz w:val="22"/>
                <w:szCs w:val="22"/>
              </w:rPr>
              <m:t>v</m:t>
            </m:r>
          </m:e>
        </m:acc>
      </m:oMath>
      <w:r>
        <w:rPr>
          <w:rFonts w:ascii="Times New Roman" w:hAnsi="Times New Roman" w:cs="Times New Roman" w:hint="eastAsia"/>
          <w:sz w:val="22"/>
          <w:szCs w:val="22"/>
        </w:rPr>
        <w:t>).</w:t>
      </w:r>
    </w:p>
    <w:p w14:paraId="6F60A6F4" w14:textId="4EB7FA34" w:rsidR="00CF2152" w:rsidRDefault="00CF2152" w:rsidP="00CF2152">
      <w:pPr>
        <w:rPr>
          <w:rFonts w:ascii="Times New Roman" w:hAnsi="Times New Roman" w:cs="Times New Roman"/>
          <w:sz w:val="22"/>
          <w:szCs w:val="22"/>
        </w:rPr>
      </w:pPr>
      <w:r w:rsidRPr="00CF2152">
        <w:rPr>
          <w:rFonts w:ascii="Times New Roman" w:hAnsi="Times New Roman" w:cs="Times New Roman"/>
          <w:sz w:val="22"/>
          <w:szCs w:val="22"/>
        </w:rPr>
        <w:t>In a spectroscopic observation a mixture of radiation of different wavelengths and intensities is passed into the spectrometer. Each component gives rise an interference pattern proportional to</w:t>
      </w:r>
      <w:r>
        <w:rPr>
          <w:rFonts w:ascii="Times New Roman" w:hAnsi="Times New Roman" w:cs="Times New Roman" w:hint="eastAsia"/>
          <w:sz w:val="22"/>
          <w:szCs w:val="22"/>
        </w:rPr>
        <w:t xml:space="preserve"> 1+cos(2</w:t>
      </w:r>
      <w:r w:rsidRPr="00CF2152">
        <w:rPr>
          <w:rFonts w:ascii="Times New Roman" w:hAnsi="Times New Roman" w:cs="Times New Roman" w:hint="eastAsia"/>
          <w:sz w:val="22"/>
          <w:szCs w:val="22"/>
        </w:rPr>
        <w:t>π</w:t>
      </w:r>
      <w:r>
        <w:rPr>
          <w:rFonts w:ascii="Times New Roman" w:hAnsi="Times New Roman" w:cs="Times New Roman" w:hint="eastAsia"/>
          <w:sz w:val="22"/>
          <w:szCs w:val="22"/>
        </w:rPr>
        <w:t>p</w:t>
      </w:r>
      <w:r w:rsidRPr="00CF2152">
        <w:rPr>
          <w:rFonts w:ascii="Times New Roman" w:hAnsi="Times New Roman" w:cs="Times New Roman"/>
          <w:noProof/>
          <w:sz w:val="22"/>
          <w:szCs w:val="22"/>
        </w:rPr>
        <w:drawing>
          <wp:inline distT="0" distB="0" distL="0" distR="0" wp14:anchorId="4524BEE9" wp14:editId="02C0BB2D">
            <wp:extent cx="12700" cy="12700"/>
            <wp:effectExtent l="0" t="0" r="0" b="0"/>
            <wp:docPr id="606040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acc>
          <m:accPr>
            <m:chr m:val="̅"/>
            <m:ctrlPr>
              <w:rPr>
                <w:rFonts w:ascii="Cambria Math" w:hAnsi="Cambria Math" w:cs="Times New Roman"/>
                <w:sz w:val="22"/>
                <w:szCs w:val="22"/>
              </w:rPr>
            </m:ctrlPr>
          </m:accPr>
          <m:e>
            <m:r>
              <w:rPr>
                <w:rFonts w:ascii="Cambria Math" w:hAnsi="Cambria Math" w:cs="Times New Roman"/>
                <w:sz w:val="22"/>
                <w:szCs w:val="22"/>
              </w:rPr>
              <m:t>v</m:t>
            </m:r>
          </m:e>
        </m:acc>
      </m:oMath>
      <w:r>
        <w:rPr>
          <w:rFonts w:ascii="Times New Roman" w:hAnsi="Times New Roman" w:cs="Times New Roman" w:hint="eastAsia"/>
          <w:sz w:val="22"/>
          <w:szCs w:val="22"/>
        </w:rPr>
        <w:t>)</w:t>
      </w:r>
      <w:r w:rsidRPr="00CF2152">
        <w:rPr>
          <w:rFonts w:ascii="Times New Roman" w:hAnsi="Times New Roman" w:cs="Times New Roman"/>
          <w:sz w:val="22"/>
          <w:szCs w:val="22"/>
        </w:rPr>
        <w:t xml:space="preserve">, and the signal recorded by the detector is their sum. Thus, if the intensity of the radiation entering the spectrometer consists of a mixture of wavenumber </w:t>
      </w:r>
      <w:r w:rsidRPr="00CF2152">
        <w:rPr>
          <w:rFonts w:ascii="Times New Roman" w:hAnsi="Times New Roman" w:cs="Times New Roman"/>
          <w:noProof/>
          <w:sz w:val="22"/>
          <w:szCs w:val="22"/>
        </w:rPr>
        <w:drawing>
          <wp:inline distT="0" distB="0" distL="0" distR="0" wp14:anchorId="1A7AAD8C" wp14:editId="1BD368C6">
            <wp:extent cx="12700" cy="12700"/>
            <wp:effectExtent l="0" t="0" r="0" b="0"/>
            <wp:docPr id="451696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sSub>
          <m:sSubPr>
            <m:ctrlPr>
              <w:rPr>
                <w:rFonts w:ascii="Cambria Math" w:hAnsi="Cambria Math" w:cs="Times New Roman"/>
                <w:i/>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v</m:t>
                </m:r>
              </m:e>
            </m:acc>
          </m:e>
          <m:sub>
            <m:r>
              <w:rPr>
                <w:rFonts w:ascii="Cambria Math" w:hAnsi="Cambria Math" w:cs="Times New Roman"/>
                <w:sz w:val="22"/>
                <w:szCs w:val="22"/>
              </w:rPr>
              <m:t>i</m:t>
            </m:r>
          </m:sub>
        </m:sSub>
      </m:oMath>
      <w:r>
        <w:rPr>
          <w:rFonts w:ascii="Times New Roman" w:hAnsi="Times New Roman" w:cs="Times New Roman" w:hint="eastAsia"/>
          <w:sz w:val="22"/>
          <w:szCs w:val="22"/>
        </w:rPr>
        <w:t xml:space="preserve"> with intensities I(</w:t>
      </w:r>
      <w:r w:rsidRPr="00CF2152">
        <w:rPr>
          <w:rFonts w:ascii="Times New Roman" w:hAnsi="Times New Roman" w:cs="Times New Roman"/>
          <w:noProof/>
          <w:sz w:val="22"/>
          <w:szCs w:val="22"/>
        </w:rPr>
        <w:drawing>
          <wp:inline distT="0" distB="0" distL="0" distR="0" wp14:anchorId="2AF0F37A" wp14:editId="78B9663C">
            <wp:extent cx="12700" cy="12700"/>
            <wp:effectExtent l="0" t="0" r="0" b="0"/>
            <wp:docPr id="1003985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sSub>
          <m:sSubPr>
            <m:ctrlPr>
              <w:rPr>
                <w:rFonts w:ascii="Cambria Math" w:hAnsi="Cambria Math" w:cs="Times New Roman"/>
                <w:i/>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v</m:t>
                </m:r>
              </m:e>
            </m:acc>
          </m:e>
          <m:sub>
            <m:r>
              <w:rPr>
                <w:rFonts w:ascii="Cambria Math" w:hAnsi="Cambria Math" w:cs="Times New Roman"/>
                <w:sz w:val="22"/>
                <w:szCs w:val="22"/>
              </w:rPr>
              <m:t>i</m:t>
            </m:r>
          </m:sub>
        </m:sSub>
      </m:oMath>
      <w:r>
        <w:rPr>
          <w:rFonts w:ascii="Times New Roman" w:hAnsi="Times New Roman" w:cs="Times New Roman" w:hint="eastAsia"/>
          <w:sz w:val="22"/>
          <w:szCs w:val="22"/>
        </w:rPr>
        <w:t xml:space="preserve">), then </w:t>
      </w:r>
      <w:r w:rsidRPr="00CF2152">
        <w:rPr>
          <w:rFonts w:ascii="Times New Roman" w:hAnsi="Times New Roman" w:cs="Times New Roman"/>
          <w:sz w:val="22"/>
          <w:szCs w:val="22"/>
        </w:rPr>
        <w:t>the signal measured at the detector is given by the sum</w:t>
      </w:r>
      <w:r>
        <w:rPr>
          <w:rFonts w:ascii="Times New Roman" w:hAnsi="Times New Roman" w:cs="Times New Roman"/>
          <w:sz w:val="22"/>
          <w:szCs w:val="22"/>
        </w:rPr>
        <w:br/>
      </w:r>
      <m:oMath>
        <m:r>
          <m:rPr>
            <m:sty m:val="bi"/>
          </m:rPr>
          <w:rPr>
            <w:rFonts w:ascii="Cambria Math" w:hAnsi="Cambria Math" w:cs="Times New Roman"/>
            <w:sz w:val="22"/>
            <w:szCs w:val="22"/>
          </w:rPr>
          <m:t>I</m:t>
        </m:r>
        <m:r>
          <w:rPr>
            <w:rFonts w:ascii="Cambria Math" w:hAnsi="Cambria Math" w:cs="Times New Roman"/>
            <w:sz w:val="22"/>
            <w:szCs w:val="22"/>
          </w:rPr>
          <m:t>(p)=</m:t>
        </m:r>
        <m:nary>
          <m:naryPr>
            <m:chr m:val="∑"/>
            <m:limLoc m:val="undOvr"/>
            <m:supHide m:val="1"/>
            <m:ctrlPr>
              <w:rPr>
                <w:rFonts w:ascii="Cambria Math" w:hAnsi="Cambria Math" w:cs="Times New Roman"/>
                <w:i/>
                <w:sz w:val="22"/>
                <w:szCs w:val="22"/>
              </w:rPr>
            </m:ctrlPr>
          </m:naryPr>
          <m:sub>
            <m:r>
              <w:rPr>
                <w:rFonts w:ascii="Cambria Math" w:hAnsi="Cambria Math" w:cs="Times New Roman"/>
                <w:sz w:val="22"/>
                <w:szCs w:val="22"/>
              </w:rPr>
              <m:t>i</m:t>
            </m:r>
          </m:sub>
          <m:sup/>
          <m:e>
            <m:r>
              <m:rPr>
                <m:sty m:val="p"/>
              </m:rPr>
              <w:rPr>
                <w:rFonts w:ascii="Cambria Math" w:hAnsi="Cambria Math" w:cs="Times New Roman" w:hint="eastAsia"/>
                <w:sz w:val="22"/>
                <w:szCs w:val="22"/>
              </w:rPr>
              <m:t xml:space="preserve"> I(</m:t>
            </m:r>
            <m:r>
              <m:rPr>
                <m:sty m:val="p"/>
              </m:rPr>
              <w:rPr>
                <w:rFonts w:ascii="Cambria Math" w:hAnsi="Cambria Math" w:cs="Times New Roman"/>
                <w:noProof/>
                <w:sz w:val="22"/>
                <w:szCs w:val="22"/>
              </w:rPr>
              <w:drawing>
                <wp:inline distT="0" distB="0" distL="0" distR="0" wp14:anchorId="3F987BE5" wp14:editId="57D5CA4B">
                  <wp:extent cx="12700" cy="12700"/>
                  <wp:effectExtent l="0" t="0" r="0" b="0"/>
                  <wp:docPr id="35837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m:r>
            <m:sSub>
              <m:sSubPr>
                <m:ctrlPr>
                  <w:rPr>
                    <w:rFonts w:ascii="Cambria Math" w:hAnsi="Cambria Math" w:cs="Times New Roman"/>
                    <w:i/>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v</m:t>
                    </m:r>
                  </m:e>
                </m:acc>
              </m:e>
              <m:sub>
                <m:r>
                  <w:rPr>
                    <w:rFonts w:ascii="Cambria Math" w:hAnsi="Cambria Math" w:cs="Times New Roman"/>
                    <w:sz w:val="22"/>
                    <w:szCs w:val="22"/>
                  </w:rPr>
                  <m:t>i</m:t>
                </m:r>
              </m:sub>
            </m:sSub>
            <m:r>
              <m:rPr>
                <m:sty m:val="p"/>
              </m:rPr>
              <w:rPr>
                <w:rFonts w:ascii="Cambria Math" w:hAnsi="Cambria Math" w:cs="Times New Roman" w:hint="eastAsia"/>
                <w:sz w:val="22"/>
                <w:szCs w:val="22"/>
              </w:rPr>
              <m:t>)</m:t>
            </m:r>
            <m:r>
              <m:rPr>
                <m:sty m:val="p"/>
              </m:rPr>
              <w:rPr>
                <w:rFonts w:ascii="Cambria Math" w:hAnsi="Times New Roman" w:cs="Times New Roman"/>
                <w:sz w:val="22"/>
                <w:szCs w:val="22"/>
              </w:rPr>
              <m:t>{1+cos</m:t>
            </m:r>
            <m:r>
              <m:rPr>
                <m:sty m:val="p"/>
              </m:rPr>
              <w:rPr>
                <w:rFonts w:ascii="Cambria Math" w:hAnsi="Times New Roman" w:cs="Times New Roman"/>
                <w:sz w:val="22"/>
                <w:szCs w:val="22"/>
              </w:rPr>
              <m:t>⁡</m:t>
            </m:r>
            <m:r>
              <m:rPr>
                <m:sty m:val="p"/>
              </m:rPr>
              <w:rPr>
                <w:rFonts w:ascii="Cambria Math" w:hAnsi="Times New Roman" w:cs="Times New Roman"/>
                <w:sz w:val="22"/>
                <w:szCs w:val="22"/>
              </w:rPr>
              <m:t>(</m:t>
            </m:r>
            <m:r>
              <m:rPr>
                <m:sty m:val="p"/>
              </m:rPr>
              <w:rPr>
                <w:rFonts w:ascii="Cambria Math" w:hAnsi="Cambria Math" w:cs="Times New Roman" w:hint="eastAsia"/>
                <w:sz w:val="22"/>
                <w:szCs w:val="22"/>
              </w:rPr>
              <m:t>2</m:t>
            </m:r>
            <m:r>
              <m:rPr>
                <m:sty m:val="p"/>
              </m:rPr>
              <w:rPr>
                <w:rFonts w:ascii="Cambria Math" w:hAnsi="Cambria Math" w:cs="Times New Roman" w:hint="eastAsia"/>
                <w:sz w:val="22"/>
                <w:szCs w:val="22"/>
              </w:rPr>
              <m:t>π</m:t>
            </m:r>
          </m:e>
        </m:nary>
        <m:sSub>
          <m:sSubPr>
            <m:ctrlPr>
              <w:rPr>
                <w:rFonts w:ascii="Cambria Math" w:hAnsi="Cambria Math" w:cs="Times New Roman"/>
                <w:i/>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v</m:t>
                </m:r>
              </m:e>
            </m:acc>
          </m:e>
          <m:sub>
            <m:r>
              <w:rPr>
                <w:rFonts w:ascii="Cambria Math" w:hAnsi="Cambria Math" w:cs="Times New Roman"/>
                <w:sz w:val="22"/>
                <w:szCs w:val="22"/>
              </w:rPr>
              <m:t>i</m:t>
            </m:r>
          </m:sub>
        </m:sSub>
        <m:r>
          <w:rPr>
            <w:rFonts w:ascii="Cambria Math" w:hAnsi="Cambria Math" w:cs="Times New Roman"/>
            <w:sz w:val="22"/>
            <w:szCs w:val="22"/>
          </w:rPr>
          <m:t xml:space="preserve">p) </m:t>
        </m:r>
      </m:oMath>
      <w:r w:rsidR="00D30849">
        <w:rPr>
          <w:rFonts w:ascii="Times New Roman" w:hAnsi="Times New Roman" w:cs="Times New Roman" w:hint="eastAsia"/>
          <w:sz w:val="22"/>
          <w:szCs w:val="22"/>
        </w:rPr>
        <w:t>}</w:t>
      </w:r>
      <w:r w:rsidR="00D30849">
        <w:rPr>
          <w:rFonts w:ascii="Times New Roman" w:hAnsi="Times New Roman" w:cs="Times New Roman"/>
          <w:sz w:val="22"/>
          <w:szCs w:val="22"/>
        </w:rPr>
        <w:br/>
      </w:r>
      <w:r w:rsidR="00D30849" w:rsidRPr="00D30849">
        <w:rPr>
          <w:rFonts w:ascii="Times New Roman" w:hAnsi="Times New Roman" w:cs="Times New Roman"/>
          <w:sz w:val="22"/>
          <w:szCs w:val="22"/>
        </w:rPr>
        <w:t xml:space="preserve">A plot of  </w:t>
      </w:r>
      <w:r w:rsidR="00D30849" w:rsidRPr="004A6AC5">
        <w:rPr>
          <w:rFonts w:ascii="Times New Roman" w:hAnsi="Times New Roman" w:cs="Times New Roman"/>
          <w:b/>
          <w:bCs/>
          <w:sz w:val="22"/>
          <w:szCs w:val="22"/>
        </w:rPr>
        <w:t>I</w:t>
      </w:r>
      <w:r w:rsidR="00D30849" w:rsidRPr="00D30849">
        <w:rPr>
          <w:rFonts w:ascii="Times New Roman" w:hAnsi="Times New Roman" w:cs="Times New Roman"/>
          <w:sz w:val="22"/>
          <w:szCs w:val="22"/>
        </w:rPr>
        <w:t xml:space="preserve"> </w:t>
      </w:r>
      <w:r w:rsidR="00D30849">
        <w:rPr>
          <w:rFonts w:ascii="Times New Roman" w:hAnsi="Times New Roman" w:cs="Times New Roman" w:hint="eastAsia"/>
          <w:sz w:val="22"/>
          <w:szCs w:val="22"/>
        </w:rPr>
        <w:t>(p)</w:t>
      </w:r>
      <w:r w:rsidR="00D30849" w:rsidRPr="00D30849">
        <w:rPr>
          <w:rFonts w:ascii="Times New Roman" w:hAnsi="Times New Roman" w:cs="Times New Roman"/>
          <w:sz w:val="22"/>
          <w:szCs w:val="22"/>
        </w:rPr>
        <w:t xml:space="preserve"> against p, which is detected by the system and recorded, is called an interferogram. The problem is to find I</w:t>
      </w:r>
      <w:r w:rsidR="00D30849">
        <w:rPr>
          <w:rFonts w:ascii="Times New Roman" w:hAnsi="Times New Roman" w:cs="Times New Roman" w:hint="eastAsia"/>
          <w:sz w:val="22"/>
          <w:szCs w:val="22"/>
        </w:rPr>
        <w:t>(</w:t>
      </w:r>
      <w:r w:rsidR="004A6AC5" w:rsidRPr="00CF2152">
        <w:rPr>
          <w:rFonts w:ascii="Times New Roman" w:hAnsi="Times New Roman" w:cs="Times New Roman"/>
          <w:noProof/>
          <w:sz w:val="22"/>
          <w:szCs w:val="22"/>
        </w:rPr>
        <w:drawing>
          <wp:inline distT="0" distB="0" distL="0" distR="0" wp14:anchorId="03067DDA" wp14:editId="2B16C952">
            <wp:extent cx="12700" cy="12700"/>
            <wp:effectExtent l="0" t="0" r="0" b="0"/>
            <wp:docPr id="316056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acc>
          <m:accPr>
            <m:chr m:val="̅"/>
            <m:ctrlPr>
              <w:rPr>
                <w:rFonts w:ascii="Cambria Math" w:hAnsi="Cambria Math" w:cs="Times New Roman"/>
                <w:sz w:val="22"/>
                <w:szCs w:val="22"/>
              </w:rPr>
            </m:ctrlPr>
          </m:accPr>
          <m:e>
            <m:r>
              <w:rPr>
                <w:rFonts w:ascii="Cambria Math" w:hAnsi="Cambria Math" w:cs="Times New Roman"/>
                <w:sz w:val="22"/>
                <w:szCs w:val="22"/>
              </w:rPr>
              <m:t>v</m:t>
            </m:r>
          </m:e>
        </m:acc>
        <m:r>
          <w:rPr>
            <w:rFonts w:ascii="Cambria Math" w:hAnsi="Cambria Math" w:cs="Times New Roman"/>
            <w:sz w:val="22"/>
            <w:szCs w:val="22"/>
          </w:rPr>
          <m:t>)</m:t>
        </m:r>
      </m:oMath>
      <w:r w:rsidR="00D30849" w:rsidRPr="00D30849">
        <w:rPr>
          <w:rFonts w:ascii="Times New Roman" w:hAnsi="Times New Roman" w:cs="Times New Roman"/>
          <w:sz w:val="22"/>
          <w:szCs w:val="22"/>
        </w:rPr>
        <w:t>, the variation of the intensity with wavenumber, which is the spectrum, from the measured I (</w:t>
      </w:r>
      <w:r w:rsidR="00D30849">
        <w:rPr>
          <w:rFonts w:ascii="Times New Roman" w:hAnsi="Times New Roman" w:cs="Times New Roman" w:hint="eastAsia"/>
          <w:sz w:val="22"/>
          <w:szCs w:val="22"/>
        </w:rPr>
        <w:t>p</w:t>
      </w:r>
      <w:r w:rsidR="00D30849" w:rsidRPr="00D30849">
        <w:rPr>
          <w:rFonts w:ascii="Times New Roman" w:hAnsi="Times New Roman" w:cs="Times New Roman"/>
          <w:sz w:val="22"/>
          <w:szCs w:val="22"/>
        </w:rPr>
        <w:t>). This conversion can be carried out by using a standard mathematical technique, called the Fourier transform, which involves evaluating the integral</w:t>
      </w:r>
    </w:p>
    <w:p w14:paraId="3578312F" w14:textId="6ABE60B8" w:rsidR="00D30849" w:rsidRDefault="00890BEC" w:rsidP="00CF2152">
      <w:pPr>
        <w:rPr>
          <w:rFonts w:ascii="Times New Roman" w:hAnsi="Times New Roman" w:cs="Times New Roman"/>
          <w:sz w:val="22"/>
          <w:szCs w:val="22"/>
        </w:rPr>
      </w:pPr>
      <w:r>
        <w:rPr>
          <w:rFonts w:ascii="Times New Roman" w:hAnsi="Times New Roman" w:cs="Times New Roman" w:hint="eastAsia"/>
          <w:sz w:val="22"/>
          <w:szCs w:val="22"/>
        </w:rPr>
        <w:lastRenderedPageBreak/>
        <w:t>I(</w:t>
      </w:r>
      <w:r w:rsidRPr="00CF2152">
        <w:rPr>
          <w:rFonts w:ascii="Times New Roman" w:hAnsi="Times New Roman" w:cs="Times New Roman"/>
          <w:noProof/>
          <w:sz w:val="22"/>
          <w:szCs w:val="22"/>
        </w:rPr>
        <w:drawing>
          <wp:inline distT="0" distB="0" distL="0" distR="0" wp14:anchorId="22D1CF64" wp14:editId="660DF383">
            <wp:extent cx="12700" cy="12700"/>
            <wp:effectExtent l="0" t="0" r="0" b="0"/>
            <wp:docPr id="1852470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acc>
          <m:accPr>
            <m:chr m:val="̅"/>
            <m:ctrlPr>
              <w:rPr>
                <w:rFonts w:ascii="Cambria Math" w:hAnsi="Cambria Math" w:cs="Times New Roman"/>
                <w:sz w:val="22"/>
                <w:szCs w:val="22"/>
              </w:rPr>
            </m:ctrlPr>
          </m:accPr>
          <m:e>
            <m:r>
              <w:rPr>
                <w:rFonts w:ascii="Cambria Math" w:hAnsi="Cambria Math" w:cs="Times New Roman"/>
                <w:sz w:val="22"/>
                <w:szCs w:val="22"/>
              </w:rPr>
              <m:t>v</m:t>
            </m:r>
          </m:e>
        </m:acc>
        <m:r>
          <w:rPr>
            <w:rFonts w:ascii="Cambria Math" w:hAnsi="Cambria Math" w:cs="Times New Roman"/>
            <w:sz w:val="22"/>
            <w:szCs w:val="22"/>
          </w:rPr>
          <m:t>)</m:t>
        </m:r>
      </m:oMath>
      <w:r>
        <w:rPr>
          <w:rFonts w:ascii="Times New Roman" w:hAnsi="Times New Roman" w:cs="Times New Roman" w:hint="eastAsia"/>
          <w:sz w:val="22"/>
          <w:szCs w:val="22"/>
        </w:rPr>
        <w:t xml:space="preserve">= </w:t>
      </w:r>
      <m:oMath>
        <m:r>
          <w:rPr>
            <w:rFonts w:ascii="Cambria Math" w:hAnsi="Cambria Math" w:cs="Times New Roman"/>
            <w:sz w:val="22"/>
            <w:szCs w:val="22"/>
          </w:rPr>
          <m:t>4</m:t>
        </m:r>
        <m:nary>
          <m:naryPr>
            <m:limLoc m:val="subSup"/>
            <m:ctrlPr>
              <w:rPr>
                <w:rFonts w:ascii="Cambria Math" w:hAnsi="Cambria Math" w:cs="Times New Roman"/>
                <w:i/>
                <w:sz w:val="22"/>
                <w:szCs w:val="22"/>
              </w:rPr>
            </m:ctrlPr>
          </m:naryPr>
          <m:sub>
            <m:r>
              <w:rPr>
                <w:rFonts w:ascii="Cambria Math" w:hAnsi="Cambria Math" w:cs="Times New Roman"/>
                <w:sz w:val="22"/>
                <w:szCs w:val="22"/>
              </w:rPr>
              <m:t>0</m:t>
            </m:r>
          </m:sub>
          <m:sup>
            <m:r>
              <w:rPr>
                <w:rFonts w:ascii="Cambria Math" w:hAnsi="Cambria Math" w:cs="Times New Roman"/>
                <w:sz w:val="22"/>
                <w:szCs w:val="22"/>
              </w:rPr>
              <m:t>∞</m:t>
            </m:r>
          </m:sup>
          <m:e>
            <m:d>
              <m:dPr>
                <m:begChr m:val="{"/>
                <m:endChr m:val="}"/>
                <m:ctrlPr>
                  <w:rPr>
                    <w:rFonts w:ascii="Cambria Math" w:hAnsi="Cambria Math" w:cs="Times New Roman"/>
                    <w:i/>
                    <w:sz w:val="22"/>
                    <w:szCs w:val="22"/>
                  </w:rPr>
                </m:ctrlPr>
              </m:dPr>
              <m:e>
                <m:r>
                  <m:rPr>
                    <m:sty m:val="bi"/>
                  </m:rPr>
                  <w:rPr>
                    <w:rFonts w:ascii="Cambria Math" w:hAnsi="Cambria Math" w:cs="Times New Roman"/>
                    <w:sz w:val="22"/>
                    <w:szCs w:val="22"/>
                  </w:rPr>
                  <m:t>I</m:t>
                </m:r>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-0.5</m:t>
                </m:r>
                <m:r>
                  <m:rPr>
                    <m:sty m:val="bi"/>
                  </m:rPr>
                  <w:rPr>
                    <w:rFonts w:ascii="Cambria Math" w:hAnsi="Cambria Math" w:cs="Times New Roman"/>
                    <w:sz w:val="22"/>
                    <w:szCs w:val="22"/>
                  </w:rPr>
                  <m:t>I</m:t>
                </m:r>
                <m:d>
                  <m:dPr>
                    <m:ctrlPr>
                      <w:rPr>
                        <w:rFonts w:ascii="Cambria Math" w:hAnsi="Cambria Math" w:cs="Times New Roman"/>
                        <w:i/>
                        <w:sz w:val="22"/>
                        <w:szCs w:val="22"/>
                      </w:rPr>
                    </m:ctrlPr>
                  </m:dPr>
                  <m:e>
                    <m:r>
                      <w:rPr>
                        <w:rFonts w:ascii="Cambria Math" w:hAnsi="Cambria Math" w:cs="Times New Roman"/>
                        <w:sz w:val="22"/>
                        <w:szCs w:val="22"/>
                      </w:rPr>
                      <m:t>0</m:t>
                    </m:r>
                  </m:e>
                </m:d>
              </m:e>
            </m:d>
            <m:r>
              <m:rPr>
                <m:sty m:val="p"/>
              </m:rPr>
              <w:rPr>
                <w:rFonts w:ascii="Cambria Math" w:hAnsi="Cambria Math" w:cs="Times New Roman"/>
                <w:sz w:val="22"/>
                <w:szCs w:val="22"/>
              </w:rPr>
              <m:t>cos⁡</m:t>
            </m:r>
            <m:r>
              <w:rPr>
                <w:rFonts w:ascii="Cambria Math" w:hAnsi="Cambria Math" w:cs="Times New Roman"/>
                <w:sz w:val="22"/>
                <w:szCs w:val="22"/>
              </w:rPr>
              <m:t>(</m:t>
            </m:r>
            <m:r>
              <m:rPr>
                <m:sty m:val="p"/>
              </m:rPr>
              <w:rPr>
                <w:rFonts w:ascii="Cambria Math" w:hAnsi="Cambria Math" w:cs="Times New Roman" w:hint="eastAsia"/>
                <w:sz w:val="22"/>
                <w:szCs w:val="22"/>
              </w:rPr>
              <m:t>2</m:t>
            </m:r>
            <m:r>
              <m:rPr>
                <m:sty m:val="p"/>
              </m:rPr>
              <w:rPr>
                <w:rFonts w:ascii="Cambria Math" w:hAnsi="Cambria Math" w:cs="Times New Roman" w:hint="eastAsia"/>
                <w:sz w:val="22"/>
                <w:szCs w:val="22"/>
              </w:rPr>
              <m:t>π</m:t>
            </m:r>
            <m:sSub>
              <m:sSubPr>
                <m:ctrlPr>
                  <w:rPr>
                    <w:rFonts w:ascii="Cambria Math" w:hAnsi="Cambria Math" w:cs="Times New Roman"/>
                    <w:i/>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v</m:t>
                    </m:r>
                  </m:e>
                </m:acc>
              </m:e>
              <m:sub>
                <m:r>
                  <w:rPr>
                    <w:rFonts w:ascii="Cambria Math" w:hAnsi="Cambria Math" w:cs="Times New Roman"/>
                    <w:sz w:val="22"/>
                    <w:szCs w:val="22"/>
                  </w:rPr>
                  <m:t>i</m:t>
                </m:r>
              </m:sub>
            </m:sSub>
            <m:r>
              <w:rPr>
                <w:rFonts w:ascii="Cambria Math" w:hAnsi="Cambria Math" w:cs="Times New Roman"/>
                <w:sz w:val="22"/>
                <w:szCs w:val="22"/>
              </w:rPr>
              <m:t>p</m:t>
            </m:r>
          </m:e>
        </m:nary>
        <m:r>
          <w:rPr>
            <w:rFonts w:ascii="Cambria Math" w:hAnsi="Cambria Math" w:cs="Times New Roman"/>
            <w:sz w:val="22"/>
            <w:szCs w:val="22"/>
          </w:rPr>
          <m:t>)dp</m:t>
        </m:r>
      </m:oMath>
      <w:r>
        <w:rPr>
          <w:rFonts w:ascii="Times New Roman" w:hAnsi="Times New Roman" w:cs="Times New Roman" w:hint="eastAsia"/>
          <w:sz w:val="22"/>
          <w:szCs w:val="22"/>
        </w:rPr>
        <w:t xml:space="preserve">      Fourier transform</w:t>
      </w:r>
    </w:p>
    <w:p w14:paraId="285F156B" w14:textId="77777777" w:rsidR="007D32CE" w:rsidRDefault="00D30849" w:rsidP="00CF2152">
      <w:pPr>
        <w:rPr>
          <w:rFonts w:ascii="Times New Roman" w:hAnsi="Times New Roman" w:cs="Times New Roman"/>
          <w:sz w:val="22"/>
          <w:szCs w:val="22"/>
        </w:rPr>
      </w:pPr>
      <w:r w:rsidRPr="00D30849">
        <w:rPr>
          <w:rFonts w:ascii="Times New Roman" w:hAnsi="Times New Roman" w:cs="Times New Roman"/>
          <w:sz w:val="22"/>
          <w:szCs w:val="22"/>
        </w:rPr>
        <w:t xml:space="preserve">In practice, the measured values of </w:t>
      </w:r>
      <w:r>
        <w:rPr>
          <w:rFonts w:ascii="Times New Roman" w:hAnsi="Times New Roman" w:cs="Times New Roman" w:hint="eastAsia"/>
          <w:sz w:val="22"/>
          <w:szCs w:val="22"/>
        </w:rPr>
        <w:t>I(p)</w:t>
      </w:r>
      <w:r w:rsidRPr="00D30849">
        <w:rPr>
          <w:rFonts w:ascii="Times New Roman" w:hAnsi="Times New Roman" w:cs="Times New Roman"/>
          <w:sz w:val="22"/>
          <w:szCs w:val="22"/>
        </w:rPr>
        <w:t xml:space="preserve"> are digitized, stored in a computer attached to the spectrometer, and then the Fourier transform is computed numerically.</w:t>
      </w:r>
    </w:p>
    <w:p w14:paraId="272E514B" w14:textId="77777777" w:rsidR="003D7588" w:rsidRDefault="003D7588" w:rsidP="00CF2152">
      <w:pPr>
        <w:rPr>
          <w:rFonts w:ascii="Times New Roman" w:hAnsi="Times New Roman" w:cs="Times New Roman"/>
          <w:sz w:val="22"/>
          <w:szCs w:val="22"/>
        </w:rPr>
      </w:pPr>
      <w:r>
        <w:rPr>
          <w:rFonts w:ascii="Times New Roman" w:hAnsi="Times New Roman" w:cs="Times New Roman" w:hint="eastAsia"/>
          <w:sz w:val="22"/>
          <w:szCs w:val="22"/>
        </w:rPr>
        <w:t xml:space="preserve">* </w:t>
      </w:r>
      <w:r w:rsidR="00503BA8">
        <w:rPr>
          <w:rFonts w:ascii="Times New Roman" w:hAnsi="Times New Roman" w:cs="Times New Roman" w:hint="eastAsia"/>
          <w:sz w:val="22"/>
          <w:szCs w:val="22"/>
        </w:rPr>
        <w:t>Reference:</w:t>
      </w:r>
    </w:p>
    <w:p w14:paraId="5F6876F5" w14:textId="77777777" w:rsidR="00F900C4" w:rsidRDefault="003D7588" w:rsidP="00CF2152">
      <w:pPr>
        <w:rPr>
          <w:rFonts w:ascii="Times New Roman" w:hAnsi="Times New Roman" w:cs="Times New Roman"/>
          <w:sz w:val="22"/>
          <w:szCs w:val="22"/>
        </w:rPr>
      </w:pPr>
      <w:r>
        <w:rPr>
          <w:rFonts w:ascii="Times New Roman" w:hAnsi="Times New Roman" w:cs="Times New Roman" w:hint="eastAsia"/>
          <w:sz w:val="22"/>
          <w:szCs w:val="22"/>
        </w:rPr>
        <w:t>From Physical Chemistry by Atkins et al, 12</w:t>
      </w:r>
      <w:r w:rsidRPr="003D7588">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edition, </w:t>
      </w:r>
      <w:r w:rsidR="00B47F83">
        <w:rPr>
          <w:rFonts w:ascii="Times New Roman" w:hAnsi="Times New Roman" w:cs="Times New Roman" w:hint="eastAsia"/>
          <w:sz w:val="22"/>
          <w:szCs w:val="22"/>
        </w:rPr>
        <w:t xml:space="preserve">Focus 11A. </w:t>
      </w:r>
      <w:r w:rsidR="00B47F83">
        <w:rPr>
          <w:rFonts w:ascii="Times New Roman" w:hAnsi="Times New Roman" w:cs="Times New Roman"/>
          <w:sz w:val="22"/>
          <w:szCs w:val="22"/>
        </w:rPr>
        <w:t>General</w:t>
      </w:r>
      <w:r w:rsidR="00B47F83">
        <w:rPr>
          <w:rFonts w:ascii="Times New Roman" w:hAnsi="Times New Roman" w:cs="Times New Roman" w:hint="eastAsia"/>
          <w:sz w:val="22"/>
          <w:szCs w:val="22"/>
        </w:rPr>
        <w:t xml:space="preserve"> features of molecular spectroscopy, page </w:t>
      </w:r>
      <w:r w:rsidR="00F900C4">
        <w:rPr>
          <w:rFonts w:ascii="Times New Roman" w:hAnsi="Times New Roman" w:cs="Times New Roman" w:hint="eastAsia"/>
          <w:sz w:val="22"/>
          <w:szCs w:val="22"/>
        </w:rPr>
        <w:t>437</w:t>
      </w:r>
      <w:r w:rsidR="00890BEC">
        <w:rPr>
          <w:rFonts w:ascii="Times New Roman" w:hAnsi="Times New Roman" w:cs="Times New Roman"/>
          <w:sz w:val="22"/>
          <w:szCs w:val="22"/>
        </w:rPr>
        <w:br/>
      </w:r>
      <w:r w:rsidR="0031732E">
        <w:rPr>
          <w:rFonts w:ascii="Times New Roman" w:hAnsi="Times New Roman" w:cs="Times New Roman" w:hint="eastAsia"/>
          <w:sz w:val="22"/>
          <w:szCs w:val="22"/>
        </w:rPr>
        <w:t xml:space="preserve"> </w:t>
      </w:r>
      <w:r w:rsidR="007D32CE">
        <w:rPr>
          <w:rFonts w:ascii="Times New Roman" w:hAnsi="Times New Roman" w:cs="Times New Roman" w:hint="eastAsia"/>
          <w:sz w:val="22"/>
          <w:szCs w:val="22"/>
        </w:rPr>
        <w:t xml:space="preserve"> </w:t>
      </w:r>
    </w:p>
    <w:p w14:paraId="551FA5ED" w14:textId="3FCABAAE" w:rsidR="0031732E" w:rsidRPr="00A07BF8" w:rsidRDefault="007D32CE" w:rsidP="00CF2152">
      <w:pPr>
        <w:rPr>
          <w:rFonts w:ascii="Times New Roman" w:hAnsi="Times New Roman" w:cs="Times New Roman"/>
          <w:b/>
          <w:bCs/>
          <w:sz w:val="22"/>
          <w:szCs w:val="22"/>
        </w:rPr>
      </w:pPr>
      <w:r>
        <w:rPr>
          <w:rFonts w:ascii="Times New Roman" w:hAnsi="Times New Roman" w:cs="Times New Roman" w:hint="eastAsia"/>
          <w:sz w:val="22"/>
          <w:szCs w:val="22"/>
        </w:rPr>
        <w:t>For this experiment, we perform the measurement operation using a personal computer connected to the spectrophotometer.</w:t>
      </w:r>
      <w:r>
        <w:rPr>
          <w:rFonts w:ascii="Times New Roman" w:hAnsi="Times New Roman" w:cs="Times New Roman"/>
          <w:sz w:val="22"/>
          <w:szCs w:val="22"/>
        </w:rPr>
        <w:br/>
      </w:r>
    </w:p>
    <w:p w14:paraId="3D37F30D" w14:textId="77777777" w:rsidR="0031732E" w:rsidRPr="00A07BF8" w:rsidRDefault="0031732E" w:rsidP="00CF2152">
      <w:pPr>
        <w:rPr>
          <w:rFonts w:ascii="Times New Roman" w:hAnsi="Times New Roman" w:cs="Times New Roman"/>
          <w:b/>
          <w:bCs/>
          <w:sz w:val="22"/>
          <w:szCs w:val="22"/>
        </w:rPr>
      </w:pPr>
      <w:r w:rsidRPr="00A07BF8">
        <w:rPr>
          <w:rFonts w:ascii="Times New Roman" w:hAnsi="Times New Roman" w:cs="Times New Roman" w:hint="eastAsia"/>
          <w:b/>
          <w:bCs/>
          <w:sz w:val="22"/>
          <w:szCs w:val="22"/>
        </w:rPr>
        <w:t>3. Principle of FT-IR (Part 2):</w:t>
      </w:r>
    </w:p>
    <w:p w14:paraId="00617A5D" w14:textId="77777777" w:rsidR="00B47F83" w:rsidRDefault="00630185" w:rsidP="00CF2152">
      <w:pPr>
        <w:rPr>
          <w:rFonts w:ascii="Times New Roman" w:hAnsi="Times New Roman" w:cs="Times New Roman"/>
          <w:sz w:val="22"/>
          <w:szCs w:val="22"/>
        </w:rPr>
      </w:pPr>
      <w:r>
        <w:rPr>
          <w:rFonts w:ascii="Times New Roman" w:hAnsi="Times New Roman" w:cs="Times New Roman" w:hint="eastAsia"/>
          <w:sz w:val="22"/>
          <w:szCs w:val="22"/>
        </w:rPr>
        <w:t>From the Advanced Lab textbook (attached in the appendix</w:t>
      </w:r>
      <w:r w:rsidR="00B47F83">
        <w:rPr>
          <w:rFonts w:ascii="Times New Roman" w:hAnsi="Times New Roman" w:cs="Times New Roman" w:hint="eastAsia"/>
          <w:sz w:val="22"/>
          <w:szCs w:val="22"/>
        </w:rPr>
        <w:t xml:space="preserve"> of the textbook</w:t>
      </w:r>
      <w:r>
        <w:rPr>
          <w:rFonts w:ascii="Times New Roman" w:hAnsi="Times New Roman" w:cs="Times New Roman" w:hint="eastAsia"/>
          <w:sz w:val="22"/>
          <w:szCs w:val="22"/>
        </w:rPr>
        <w:t>)</w:t>
      </w:r>
      <w:r w:rsidR="00ED2FED">
        <w:rPr>
          <w:rFonts w:ascii="Times New Roman" w:hAnsi="Times New Roman" w:cs="Times New Roman" w:hint="eastAsia"/>
          <w:sz w:val="22"/>
          <w:szCs w:val="22"/>
        </w:rPr>
        <w:t>:</w:t>
      </w:r>
      <w:r w:rsidR="0077177E">
        <w:rPr>
          <w:rFonts w:ascii="Times New Roman" w:hAnsi="Times New Roman" w:cs="Times New Roman" w:hint="eastAsia"/>
          <w:sz w:val="22"/>
          <w:szCs w:val="22"/>
        </w:rPr>
        <w:t xml:space="preserve"> </w:t>
      </w:r>
    </w:p>
    <w:p w14:paraId="15054B4F" w14:textId="16D68991" w:rsidR="0031732E" w:rsidRDefault="00B47F83" w:rsidP="00CF2152">
      <w:pPr>
        <w:rPr>
          <w:rFonts w:ascii="Times New Roman" w:hAnsi="Times New Roman" w:cs="Times New Roman"/>
          <w:sz w:val="22"/>
          <w:szCs w:val="22"/>
        </w:rPr>
      </w:pPr>
      <w:r>
        <w:rPr>
          <w:rFonts w:ascii="Times New Roman" w:hAnsi="Times New Roman" w:cs="Times New Roman" w:hint="eastAsia"/>
          <w:sz w:val="22"/>
          <w:szCs w:val="22"/>
        </w:rPr>
        <w:t>(</w:t>
      </w:r>
      <w:r w:rsidR="0077177E">
        <w:rPr>
          <w:rFonts w:ascii="Times New Roman" w:hAnsi="Times New Roman" w:cs="Times New Roman" w:hint="eastAsia"/>
          <w:sz w:val="22"/>
          <w:szCs w:val="22"/>
        </w:rPr>
        <w:t xml:space="preserve">Figure </w:t>
      </w:r>
      <w:r w:rsidR="00490887">
        <w:rPr>
          <w:rFonts w:ascii="Times New Roman" w:hAnsi="Times New Roman" w:cs="Times New Roman" w:hint="eastAsia"/>
          <w:sz w:val="22"/>
          <w:szCs w:val="22"/>
        </w:rPr>
        <w:t xml:space="preserve">8 </w:t>
      </w:r>
      <w:r w:rsidR="0077177E">
        <w:rPr>
          <w:rFonts w:ascii="Times New Roman" w:hAnsi="Times New Roman" w:cs="Times New Roman" w:hint="eastAsia"/>
          <w:sz w:val="22"/>
          <w:szCs w:val="22"/>
        </w:rPr>
        <w:t xml:space="preserve">and </w:t>
      </w:r>
      <w:r w:rsidR="00490887">
        <w:rPr>
          <w:rFonts w:ascii="Times New Roman" w:hAnsi="Times New Roman" w:cs="Times New Roman" w:hint="eastAsia"/>
          <w:sz w:val="22"/>
          <w:szCs w:val="22"/>
        </w:rPr>
        <w:t>9</w:t>
      </w:r>
      <w:r>
        <w:rPr>
          <w:rFonts w:ascii="Times New Roman" w:hAnsi="Times New Roman" w:cs="Times New Roman" w:hint="eastAsia"/>
          <w:sz w:val="22"/>
          <w:szCs w:val="22"/>
        </w:rPr>
        <w:t xml:space="preserve"> of this report)</w:t>
      </w:r>
      <w:r w:rsidR="0077177E">
        <w:rPr>
          <w:rFonts w:ascii="Times New Roman" w:hAnsi="Times New Roman" w:cs="Times New Roman" w:hint="eastAsia"/>
          <w:sz w:val="22"/>
          <w:szCs w:val="22"/>
        </w:rPr>
        <w:t>:</w:t>
      </w:r>
    </w:p>
    <w:p w14:paraId="7D16792F" w14:textId="77777777" w:rsidR="00630185" w:rsidRDefault="00630185" w:rsidP="00630185">
      <w:pPr>
        <w:keepNext/>
      </w:pPr>
      <w:r w:rsidRPr="0084476B">
        <w:rPr>
          <w:rFonts w:ascii="Times New Roman" w:hAnsi="Times New Roman" w:cs="Times New Roman"/>
          <w:noProof/>
          <w:sz w:val="22"/>
          <w:szCs w:val="22"/>
        </w:rPr>
        <w:drawing>
          <wp:inline distT="0" distB="0" distL="0" distR="0" wp14:anchorId="623C995B" wp14:editId="505A07EE">
            <wp:extent cx="3909600" cy="4432992"/>
            <wp:effectExtent l="0" t="0" r="0" b="5715"/>
            <wp:docPr id="642076404" name="Picture 1" descr="A paper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32435" name="Picture 1" descr="A paper with a diagram&#10;&#10;AI-generated content may be incorrect."/>
                    <pic:cNvPicPr/>
                  </pic:nvPicPr>
                  <pic:blipFill>
                    <a:blip r:embed="rId17"/>
                    <a:stretch>
                      <a:fillRect/>
                    </a:stretch>
                  </pic:blipFill>
                  <pic:spPr>
                    <a:xfrm>
                      <a:off x="0" y="0"/>
                      <a:ext cx="3936531" cy="4463528"/>
                    </a:xfrm>
                    <a:prstGeom prst="rect">
                      <a:avLst/>
                    </a:prstGeom>
                  </pic:spPr>
                </pic:pic>
              </a:graphicData>
            </a:graphic>
          </wp:inline>
        </w:drawing>
      </w:r>
    </w:p>
    <w:p w14:paraId="6C66B571" w14:textId="4363F179" w:rsidR="00630185" w:rsidRDefault="00630185" w:rsidP="00630185">
      <w:pPr>
        <w:pStyle w:val="Caption"/>
      </w:pPr>
      <w:r>
        <w:t xml:space="preserve">Figure </w:t>
      </w:r>
      <w:fldSimple w:instr=" SEQ Figure \* ARABIC ">
        <w:r w:rsidR="00490887">
          <w:rPr>
            <w:noProof/>
          </w:rPr>
          <w:t>8</w:t>
        </w:r>
      </w:fldSimple>
      <w:r>
        <w:rPr>
          <w:rFonts w:hint="eastAsia"/>
        </w:rPr>
        <w:t xml:space="preserve"> </w:t>
      </w:r>
      <w:r w:rsidR="00E5429E">
        <w:rPr>
          <w:rFonts w:hint="eastAsia"/>
        </w:rPr>
        <w:t xml:space="preserve">Correlation table and </w:t>
      </w:r>
      <w:r>
        <w:rPr>
          <w:rFonts w:hint="eastAsia"/>
        </w:rPr>
        <w:t>Example of the IR assignment</w:t>
      </w:r>
    </w:p>
    <w:p w14:paraId="7E7BFC60" w14:textId="2EA01674" w:rsidR="00E5429E" w:rsidRDefault="00E5429E" w:rsidP="00E5429E">
      <w:pPr>
        <w:pStyle w:val="ListParagraph"/>
        <w:numPr>
          <w:ilvl w:val="0"/>
          <w:numId w:val="8"/>
        </w:numPr>
        <w:rPr>
          <w:rFonts w:ascii="Times New Roman" w:hAnsi="Times New Roman" w:cs="Times New Roman"/>
          <w:sz w:val="22"/>
          <w:szCs w:val="22"/>
        </w:rPr>
      </w:pPr>
      <w:r w:rsidRPr="00E5429E">
        <w:rPr>
          <w:rFonts w:ascii="Times New Roman" w:hAnsi="Times New Roman" w:cs="Times New Roman" w:hint="eastAsia"/>
          <w:sz w:val="22"/>
          <w:szCs w:val="22"/>
        </w:rPr>
        <w:lastRenderedPageBreak/>
        <w:t>Vibrational infrared spectrum</w:t>
      </w:r>
      <w:r w:rsidR="004A6AC5">
        <w:rPr>
          <w:rFonts w:ascii="Times New Roman" w:hAnsi="Times New Roman" w:cs="Times New Roman" w:hint="eastAsia"/>
          <w:sz w:val="22"/>
          <w:szCs w:val="22"/>
        </w:rPr>
        <w:t>*:</w:t>
      </w:r>
      <w:r w:rsidRPr="00E5429E">
        <w:rPr>
          <w:rFonts w:ascii="Times New Roman" w:hAnsi="Times New Roman" w:cs="Times New Roman"/>
          <w:sz w:val="22"/>
          <w:szCs w:val="22"/>
        </w:rPr>
        <w:br/>
      </w:r>
      <w:r w:rsidRPr="00E5429E">
        <w:rPr>
          <w:rFonts w:ascii="Times New Roman" w:hAnsi="Times New Roman" w:cs="Times New Roman" w:hint="eastAsia"/>
          <w:sz w:val="22"/>
          <w:szCs w:val="22"/>
        </w:rPr>
        <w:t xml:space="preserve">Molecules are flexible </w:t>
      </w:r>
      <w:r w:rsidRPr="00E5429E">
        <w:rPr>
          <w:rFonts w:ascii="Times New Roman" w:hAnsi="Times New Roman" w:cs="Times New Roman"/>
          <w:sz w:val="22"/>
          <w:szCs w:val="22"/>
        </w:rPr>
        <w:t>structures</w:t>
      </w:r>
      <w:r w:rsidRPr="00E5429E">
        <w:rPr>
          <w:rFonts w:ascii="Times New Roman" w:hAnsi="Times New Roman" w:cs="Times New Roman" w:hint="eastAsia"/>
          <w:sz w:val="22"/>
          <w:szCs w:val="22"/>
        </w:rPr>
        <w:t xml:space="preserve"> with atoms and groups of atoms able to rotate </w:t>
      </w:r>
      <w:r w:rsidRPr="00E5429E">
        <w:rPr>
          <w:rFonts w:ascii="Times New Roman" w:hAnsi="Times New Roman" w:cs="Times New Roman"/>
          <w:sz w:val="22"/>
          <w:szCs w:val="22"/>
        </w:rPr>
        <w:t>around</w:t>
      </w:r>
      <w:r w:rsidRPr="00E5429E">
        <w:rPr>
          <w:rFonts w:ascii="Times New Roman" w:hAnsi="Times New Roman" w:cs="Times New Roman" w:hint="eastAsia"/>
          <w:sz w:val="22"/>
          <w:szCs w:val="22"/>
        </w:rPr>
        <w:t xml:space="preserve"> covalent single bonds. Covalent bonds bend and stretch. All energy changes within a molecule are quantised: subdivided into small but well-defined increments.</w:t>
      </w:r>
    </w:p>
    <w:p w14:paraId="3E6EBA10" w14:textId="77777777" w:rsidR="00E5429E" w:rsidRDefault="00E5429E" w:rsidP="00E5429E">
      <w:pPr>
        <w:pStyle w:val="ListParagraph"/>
        <w:rPr>
          <w:rFonts w:ascii="Times New Roman" w:hAnsi="Times New Roman" w:cs="Times New Roman"/>
          <w:sz w:val="22"/>
          <w:szCs w:val="22"/>
        </w:rPr>
      </w:pPr>
    </w:p>
    <w:p w14:paraId="3F11F0E8" w14:textId="6F890982" w:rsidR="00E5429E" w:rsidRDefault="00E5429E" w:rsidP="00E5429E">
      <w:pPr>
        <w:pStyle w:val="ListParagraph"/>
        <w:rPr>
          <w:rFonts w:ascii="Times New Roman" w:hAnsi="Times New Roman" w:cs="Times New Roman"/>
          <w:sz w:val="22"/>
          <w:szCs w:val="22"/>
        </w:rPr>
      </w:pPr>
      <w:r>
        <w:rPr>
          <w:rFonts w:ascii="Times New Roman" w:hAnsi="Times New Roman" w:cs="Times New Roman" w:hint="eastAsia"/>
          <w:sz w:val="22"/>
          <w:szCs w:val="22"/>
        </w:rPr>
        <w:t xml:space="preserve">We can cause </w:t>
      </w:r>
      <w:r>
        <w:rPr>
          <w:rFonts w:ascii="Times New Roman" w:hAnsi="Times New Roman" w:cs="Times New Roman"/>
          <w:sz w:val="22"/>
          <w:szCs w:val="22"/>
        </w:rPr>
        <w:t>an</w:t>
      </w:r>
      <w:r>
        <w:rPr>
          <w:rFonts w:ascii="Times New Roman" w:hAnsi="Times New Roman" w:cs="Times New Roman" w:hint="eastAsia"/>
          <w:sz w:val="22"/>
          <w:szCs w:val="22"/>
        </w:rPr>
        <w:t xml:space="preserve"> atom/</w:t>
      </w:r>
      <w:r>
        <w:rPr>
          <w:rFonts w:ascii="Times New Roman" w:hAnsi="Times New Roman" w:cs="Times New Roman"/>
          <w:sz w:val="22"/>
          <w:szCs w:val="22"/>
        </w:rPr>
        <w:t>molecule</w:t>
      </w:r>
      <w:r>
        <w:rPr>
          <w:rFonts w:ascii="Times New Roman" w:hAnsi="Times New Roman" w:cs="Times New Roman" w:hint="eastAsia"/>
          <w:sz w:val="22"/>
          <w:szCs w:val="22"/>
        </w:rPr>
        <w:t xml:space="preserve"> to undergo a transition from energy state E1 to a higher energy E2 by irradiating it with </w:t>
      </w:r>
      <w:r w:rsidR="004A6AC5">
        <w:rPr>
          <w:rFonts w:ascii="Times New Roman" w:hAnsi="Times New Roman" w:cs="Times New Roman"/>
          <w:sz w:val="22"/>
          <w:szCs w:val="22"/>
        </w:rPr>
        <w:t>electromagnetic (</w:t>
      </w:r>
      <w:r>
        <w:rPr>
          <w:rFonts w:ascii="Times New Roman" w:hAnsi="Times New Roman" w:cs="Times New Roman" w:hint="eastAsia"/>
          <w:sz w:val="22"/>
          <w:szCs w:val="22"/>
        </w:rPr>
        <w:t xml:space="preserve">EM) radiation corresponding to the energy difference between states E1 and E2. </w:t>
      </w:r>
      <w:r w:rsidR="007A7C2F">
        <w:rPr>
          <w:rFonts w:ascii="Times New Roman" w:hAnsi="Times New Roman" w:cs="Times New Roman" w:hint="eastAsia"/>
          <w:sz w:val="22"/>
          <w:szCs w:val="22"/>
        </w:rPr>
        <w:t xml:space="preserve">When the atom/molecule returns to the ground state, an equivalent amount of energy is </w:t>
      </w:r>
      <w:r w:rsidR="007A7C2F">
        <w:rPr>
          <w:rFonts w:ascii="Times New Roman" w:hAnsi="Times New Roman" w:cs="Times New Roman"/>
          <w:sz w:val="22"/>
          <w:szCs w:val="22"/>
        </w:rPr>
        <w:t>emitted</w:t>
      </w:r>
      <w:r w:rsidR="007A7C2F">
        <w:rPr>
          <w:rFonts w:ascii="Times New Roman" w:hAnsi="Times New Roman" w:cs="Times New Roman" w:hint="eastAsia"/>
          <w:sz w:val="22"/>
          <w:szCs w:val="22"/>
        </w:rPr>
        <w:t>. W</w:t>
      </w:r>
      <w:r w:rsidR="007A7C2F">
        <w:rPr>
          <w:rFonts w:ascii="Times New Roman" w:hAnsi="Times New Roman" w:cs="Times New Roman"/>
          <w:sz w:val="22"/>
          <w:szCs w:val="22"/>
        </w:rPr>
        <w:t>h</w:t>
      </w:r>
      <w:r w:rsidR="007A7C2F">
        <w:rPr>
          <w:rFonts w:ascii="Times New Roman" w:hAnsi="Times New Roman" w:cs="Times New Roman" w:hint="eastAsia"/>
          <w:sz w:val="22"/>
          <w:szCs w:val="22"/>
        </w:rPr>
        <w:t xml:space="preserve">en a </w:t>
      </w:r>
      <w:r w:rsidR="007A7C2F">
        <w:rPr>
          <w:rFonts w:ascii="Times New Roman" w:hAnsi="Times New Roman" w:cs="Times New Roman"/>
          <w:sz w:val="22"/>
          <w:szCs w:val="22"/>
        </w:rPr>
        <w:t>compound</w:t>
      </w:r>
      <w:r w:rsidR="007A7C2F">
        <w:rPr>
          <w:rFonts w:ascii="Times New Roman" w:hAnsi="Times New Roman" w:cs="Times New Roman" w:hint="eastAsia"/>
          <w:sz w:val="22"/>
          <w:szCs w:val="22"/>
        </w:rPr>
        <w:t xml:space="preserve"> is irradiated with EM radiation of various wavelengths, it absorbs energy of </w:t>
      </w:r>
      <w:r w:rsidR="007A7C2F">
        <w:rPr>
          <w:rFonts w:ascii="Times New Roman" w:hAnsi="Times New Roman" w:cs="Times New Roman"/>
          <w:sz w:val="22"/>
          <w:szCs w:val="22"/>
        </w:rPr>
        <w:t>wavelengths</w:t>
      </w:r>
      <w:r w:rsidR="007A7C2F">
        <w:rPr>
          <w:rFonts w:ascii="Times New Roman" w:hAnsi="Times New Roman" w:cs="Times New Roman" w:hint="eastAsia"/>
          <w:sz w:val="22"/>
          <w:szCs w:val="22"/>
        </w:rPr>
        <w:t xml:space="preserve">, while the wavelengths not absorbed simply pass through/ are </w:t>
      </w:r>
      <w:r w:rsidR="007A7C2F">
        <w:rPr>
          <w:rFonts w:ascii="Times New Roman" w:hAnsi="Times New Roman" w:cs="Times New Roman"/>
          <w:sz w:val="22"/>
          <w:szCs w:val="22"/>
        </w:rPr>
        <w:t>reflected</w:t>
      </w:r>
      <w:r w:rsidR="007A7C2F">
        <w:rPr>
          <w:rFonts w:ascii="Times New Roman" w:hAnsi="Times New Roman" w:cs="Times New Roman" w:hint="eastAsia"/>
          <w:sz w:val="22"/>
          <w:szCs w:val="22"/>
        </w:rPr>
        <w:t xml:space="preserve"> from the sample unchanged. In </w:t>
      </w:r>
      <w:r w:rsidR="007A7C2F" w:rsidRPr="007A7C2F">
        <w:rPr>
          <w:rFonts w:ascii="Times New Roman" w:hAnsi="Times New Roman" w:cs="Times New Roman" w:hint="eastAsia"/>
          <w:sz w:val="22"/>
          <w:szCs w:val="22"/>
          <w:u w:val="single"/>
        </w:rPr>
        <w:t xml:space="preserve">infrared(IR) </w:t>
      </w:r>
      <w:r w:rsidR="007A7C2F" w:rsidRPr="007A7C2F">
        <w:rPr>
          <w:rFonts w:ascii="Times New Roman" w:hAnsi="Times New Roman" w:cs="Times New Roman"/>
          <w:sz w:val="22"/>
          <w:szCs w:val="22"/>
          <w:u w:val="single"/>
        </w:rPr>
        <w:t>spectroscopy,</w:t>
      </w:r>
      <w:r w:rsidR="007A7C2F">
        <w:rPr>
          <w:rFonts w:ascii="Times New Roman" w:hAnsi="Times New Roman" w:cs="Times New Roman"/>
          <w:sz w:val="22"/>
          <w:szCs w:val="22"/>
        </w:rPr>
        <w:t xml:space="preserve"> when</w:t>
      </w:r>
      <w:r w:rsidR="007A7C2F">
        <w:rPr>
          <w:rFonts w:ascii="Times New Roman" w:hAnsi="Times New Roman" w:cs="Times New Roman" w:hint="eastAsia"/>
          <w:sz w:val="22"/>
          <w:szCs w:val="22"/>
        </w:rPr>
        <w:t xml:space="preserve"> we irradiate the compound with infrared radiation, this radiation is absorbed when its energy(frequency) is exactly equal to the energy required to excite a molecule to a higher energy state. </w:t>
      </w:r>
      <w:r w:rsidR="007A7C2F">
        <w:rPr>
          <w:rFonts w:ascii="Times New Roman" w:hAnsi="Times New Roman" w:cs="Times New Roman"/>
          <w:sz w:val="22"/>
          <w:szCs w:val="22"/>
        </w:rPr>
        <w:t>Because</w:t>
      </w:r>
      <w:r w:rsidR="007A7C2F">
        <w:rPr>
          <w:rFonts w:ascii="Times New Roman" w:hAnsi="Times New Roman" w:cs="Times New Roman" w:hint="eastAsia"/>
          <w:sz w:val="22"/>
          <w:szCs w:val="22"/>
        </w:rPr>
        <w:t xml:space="preserve"> different functional groups have different bond strengths, the energy </w:t>
      </w:r>
      <w:r w:rsidR="007A7C2F">
        <w:rPr>
          <w:rFonts w:ascii="Times New Roman" w:hAnsi="Times New Roman" w:cs="Times New Roman"/>
          <w:sz w:val="22"/>
          <w:szCs w:val="22"/>
        </w:rPr>
        <w:t>required</w:t>
      </w:r>
      <w:r w:rsidR="007A7C2F">
        <w:rPr>
          <w:rFonts w:ascii="Times New Roman" w:hAnsi="Times New Roman" w:cs="Times New Roman" w:hint="eastAsia"/>
          <w:sz w:val="22"/>
          <w:szCs w:val="22"/>
        </w:rPr>
        <w:t xml:space="preserve"> to bring about these </w:t>
      </w:r>
      <w:r w:rsidR="007A7C2F">
        <w:rPr>
          <w:rFonts w:ascii="Times New Roman" w:hAnsi="Times New Roman" w:cs="Times New Roman"/>
          <w:sz w:val="22"/>
          <w:szCs w:val="22"/>
        </w:rPr>
        <w:t>transitions</w:t>
      </w:r>
      <w:r w:rsidR="007A7C2F">
        <w:rPr>
          <w:rFonts w:ascii="Times New Roman" w:hAnsi="Times New Roman" w:cs="Times New Roman" w:hint="eastAsia"/>
          <w:sz w:val="22"/>
          <w:szCs w:val="22"/>
        </w:rPr>
        <w:t xml:space="preserve"> varies from one </w:t>
      </w:r>
      <w:r w:rsidR="007A7C2F">
        <w:rPr>
          <w:rFonts w:ascii="Times New Roman" w:hAnsi="Times New Roman" w:cs="Times New Roman"/>
          <w:sz w:val="22"/>
          <w:szCs w:val="22"/>
        </w:rPr>
        <w:t>functional</w:t>
      </w:r>
      <w:r w:rsidR="007A7C2F">
        <w:rPr>
          <w:rFonts w:ascii="Times New Roman" w:hAnsi="Times New Roman" w:cs="Times New Roman" w:hint="eastAsia"/>
          <w:sz w:val="22"/>
          <w:szCs w:val="22"/>
        </w:rPr>
        <w:t xml:space="preserve"> group to another. Thus, in IR </w:t>
      </w:r>
      <w:r w:rsidR="007A7C2F">
        <w:rPr>
          <w:rFonts w:ascii="Times New Roman" w:hAnsi="Times New Roman" w:cs="Times New Roman"/>
          <w:sz w:val="22"/>
          <w:szCs w:val="22"/>
        </w:rPr>
        <w:t>spectroscopy</w:t>
      </w:r>
      <w:r w:rsidR="007A7C2F">
        <w:rPr>
          <w:rFonts w:ascii="Times New Roman" w:hAnsi="Times New Roman" w:cs="Times New Roman" w:hint="eastAsia"/>
          <w:sz w:val="22"/>
          <w:szCs w:val="22"/>
        </w:rPr>
        <w:t>, we detect functional groups by the vibrations of their bonds.</w:t>
      </w:r>
    </w:p>
    <w:p w14:paraId="00E4F675" w14:textId="77777777" w:rsidR="007A7C2F" w:rsidRDefault="007A7C2F" w:rsidP="00E5429E">
      <w:pPr>
        <w:pStyle w:val="ListParagraph"/>
        <w:rPr>
          <w:rFonts w:ascii="Times New Roman" w:hAnsi="Times New Roman" w:cs="Times New Roman"/>
          <w:sz w:val="22"/>
          <w:szCs w:val="22"/>
        </w:rPr>
      </w:pPr>
    </w:p>
    <w:p w14:paraId="3A66F771" w14:textId="3005EE97" w:rsidR="007A7C2F" w:rsidRDefault="007A7C2F" w:rsidP="00E5429E">
      <w:pPr>
        <w:pStyle w:val="ListParagraph"/>
        <w:rPr>
          <w:rFonts w:ascii="Times New Roman" w:hAnsi="Times New Roman" w:cs="Times New Roman"/>
          <w:sz w:val="22"/>
          <w:szCs w:val="22"/>
        </w:rPr>
      </w:pPr>
      <w:r>
        <w:rPr>
          <w:rFonts w:ascii="Times New Roman" w:hAnsi="Times New Roman" w:cs="Times New Roman" w:hint="eastAsia"/>
          <w:sz w:val="22"/>
          <w:szCs w:val="22"/>
        </w:rPr>
        <w:t xml:space="preserve">The infrared region of the EM </w:t>
      </w:r>
      <w:r>
        <w:rPr>
          <w:rFonts w:ascii="Times New Roman" w:hAnsi="Times New Roman" w:cs="Times New Roman"/>
          <w:sz w:val="22"/>
          <w:szCs w:val="22"/>
        </w:rPr>
        <w:t>spectrum</w:t>
      </w:r>
      <w:r>
        <w:rPr>
          <w:rFonts w:ascii="Times New Roman" w:hAnsi="Times New Roman" w:cs="Times New Roman" w:hint="eastAsia"/>
          <w:sz w:val="22"/>
          <w:szCs w:val="22"/>
        </w:rPr>
        <w:t xml:space="preserve"> covers the range of wavelengths from 7.8 X 10 ^-7 m to 2.0 x 10^-3 m. In chemistry, however, we routinely use only the </w:t>
      </w:r>
      <w:r w:rsidR="004A6AC5">
        <w:rPr>
          <w:rFonts w:ascii="Times New Roman" w:hAnsi="Times New Roman" w:cs="Times New Roman"/>
          <w:sz w:val="22"/>
          <w:szCs w:val="22"/>
        </w:rPr>
        <w:t>portion</w:t>
      </w:r>
      <w:r>
        <w:rPr>
          <w:rFonts w:ascii="Times New Roman" w:hAnsi="Times New Roman" w:cs="Times New Roman" w:hint="eastAsia"/>
          <w:sz w:val="22"/>
          <w:szCs w:val="22"/>
        </w:rPr>
        <w:t xml:space="preserve"> that extends from 2.5 x 10^-6 to 2.5 x 10^-5m. This region is the vibrational </w:t>
      </w:r>
      <w:r w:rsidR="004A6AC5">
        <w:rPr>
          <w:rFonts w:ascii="Times New Roman" w:hAnsi="Times New Roman" w:cs="Times New Roman"/>
          <w:sz w:val="22"/>
          <w:szCs w:val="22"/>
        </w:rPr>
        <w:t>infrared</w:t>
      </w:r>
      <w:r>
        <w:rPr>
          <w:rFonts w:ascii="Times New Roman" w:hAnsi="Times New Roman" w:cs="Times New Roman" w:hint="eastAsia"/>
          <w:sz w:val="22"/>
          <w:szCs w:val="22"/>
        </w:rPr>
        <w:t xml:space="preserve"> </w:t>
      </w:r>
      <w:r w:rsidR="004A6AC5">
        <w:rPr>
          <w:rFonts w:ascii="Times New Roman" w:hAnsi="Times New Roman" w:cs="Times New Roman"/>
          <w:sz w:val="22"/>
          <w:szCs w:val="22"/>
        </w:rPr>
        <w:t>region,</w:t>
      </w:r>
      <w:r>
        <w:rPr>
          <w:rFonts w:ascii="Times New Roman" w:hAnsi="Times New Roman" w:cs="Times New Roman" w:hint="eastAsia"/>
          <w:sz w:val="22"/>
          <w:szCs w:val="22"/>
        </w:rPr>
        <w:t xml:space="preserve"> and we </w:t>
      </w:r>
      <w:r>
        <w:rPr>
          <w:rFonts w:ascii="Times New Roman" w:hAnsi="Times New Roman" w:cs="Times New Roman"/>
          <w:sz w:val="22"/>
          <w:szCs w:val="22"/>
        </w:rPr>
        <w:t>commonly</w:t>
      </w:r>
      <w:r>
        <w:rPr>
          <w:rFonts w:ascii="Times New Roman" w:hAnsi="Times New Roman" w:cs="Times New Roman" w:hint="eastAsia"/>
          <w:sz w:val="22"/>
          <w:szCs w:val="22"/>
        </w:rPr>
        <w:t xml:space="preserve"> refer to radiation </w:t>
      </w:r>
      <w:r w:rsidR="004A6AC5">
        <w:rPr>
          <w:rFonts w:ascii="Times New Roman" w:hAnsi="Times New Roman" w:cs="Times New Roman" w:hint="eastAsia"/>
          <w:sz w:val="22"/>
          <w:szCs w:val="22"/>
        </w:rPr>
        <w:t xml:space="preserve">in this region by its wavenumber </w:t>
      </w:r>
      <m:oMath>
        <m:acc>
          <m:accPr>
            <m:chr m:val="̅"/>
            <m:ctrlPr>
              <w:rPr>
                <w:rFonts w:ascii="Cambria Math" w:hAnsi="Cambria Math" w:cs="Times New Roman"/>
                <w:sz w:val="22"/>
                <w:szCs w:val="22"/>
              </w:rPr>
            </m:ctrlPr>
          </m:accPr>
          <m:e>
            <m:r>
              <w:rPr>
                <w:rFonts w:ascii="Cambria Math" w:hAnsi="Cambria Math" w:cs="Times New Roman"/>
                <w:sz w:val="22"/>
                <w:szCs w:val="22"/>
              </w:rPr>
              <m:t>v</m:t>
            </m:r>
          </m:e>
        </m:acc>
      </m:oMath>
      <w:r w:rsidR="004A6AC5">
        <w:rPr>
          <w:rFonts w:ascii="Times New Roman" w:hAnsi="Times New Roman" w:cs="Times New Roman" w:hint="eastAsia"/>
          <w:sz w:val="22"/>
          <w:szCs w:val="22"/>
        </w:rPr>
        <w:t xml:space="preserve">, the number of waves per </w:t>
      </w:r>
      <w:r w:rsidR="004A6AC5">
        <w:rPr>
          <w:rFonts w:ascii="Times New Roman" w:hAnsi="Times New Roman" w:cs="Times New Roman"/>
          <w:sz w:val="22"/>
          <w:szCs w:val="22"/>
        </w:rPr>
        <w:t>centimetre</w:t>
      </w:r>
      <w:r w:rsidR="004A6AC5">
        <w:rPr>
          <w:rFonts w:ascii="Times New Roman" w:hAnsi="Times New Roman" w:cs="Times New Roman" w:hint="eastAsia"/>
          <w:sz w:val="22"/>
          <w:szCs w:val="22"/>
        </w:rPr>
        <w:t xml:space="preserve">. Expressed in wavenumbers, the vibrational region of the IR spectrum extends from 4000 to 400 </w:t>
      </w:r>
      <m:oMath>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-1</m:t>
            </m:r>
          </m:sup>
        </m:sSup>
      </m:oMath>
      <w:r w:rsidR="004A6AC5">
        <w:rPr>
          <w:rFonts w:ascii="Times New Roman" w:hAnsi="Times New Roman" w:cs="Times New Roman" w:hint="eastAsia"/>
          <w:sz w:val="22"/>
          <w:szCs w:val="22"/>
        </w:rPr>
        <w:t xml:space="preserve">. An advantage of using wavenumbers is that </w:t>
      </w:r>
      <w:r w:rsidR="004A6AC5">
        <w:rPr>
          <w:rFonts w:ascii="Times New Roman" w:hAnsi="Times New Roman" w:cs="Times New Roman"/>
          <w:sz w:val="22"/>
          <w:szCs w:val="22"/>
        </w:rPr>
        <w:t>they</w:t>
      </w:r>
      <w:r w:rsidR="004A6AC5">
        <w:rPr>
          <w:rFonts w:ascii="Times New Roman" w:hAnsi="Times New Roman" w:cs="Times New Roman" w:hint="eastAsia"/>
          <w:sz w:val="22"/>
          <w:szCs w:val="22"/>
        </w:rPr>
        <w:t xml:space="preserve"> are directly </w:t>
      </w:r>
      <w:r w:rsidR="004A6AC5">
        <w:rPr>
          <w:rFonts w:ascii="Times New Roman" w:hAnsi="Times New Roman" w:cs="Times New Roman"/>
          <w:sz w:val="22"/>
          <w:szCs w:val="22"/>
        </w:rPr>
        <w:t>proportional</w:t>
      </w:r>
      <w:r w:rsidR="004A6AC5">
        <w:rPr>
          <w:rFonts w:ascii="Times New Roman" w:hAnsi="Times New Roman" w:cs="Times New Roman" w:hint="eastAsia"/>
          <w:sz w:val="22"/>
          <w:szCs w:val="22"/>
        </w:rPr>
        <w:t xml:space="preserve"> to energy: the higher the wavenumber, the higher the energy of radiation.</w:t>
      </w:r>
    </w:p>
    <w:p w14:paraId="21A44368" w14:textId="0E7C970A" w:rsidR="004A6AC5" w:rsidRDefault="004A6AC5" w:rsidP="00E5429E">
      <w:pPr>
        <w:pStyle w:val="ListParagraph"/>
        <w:rPr>
          <w:rFonts w:ascii="Times New Roman" w:hAnsi="Times New Roman" w:cs="Times New Roman"/>
          <w:sz w:val="22"/>
          <w:szCs w:val="22"/>
        </w:rPr>
      </w:pPr>
    </w:p>
    <w:p w14:paraId="0DD44876" w14:textId="6D2C52EF" w:rsidR="004A6AC5" w:rsidRDefault="004A6AC5" w:rsidP="00E5429E">
      <w:pPr>
        <w:pStyle w:val="ListParagraph"/>
        <w:rPr>
          <w:rFonts w:ascii="Times New Roman" w:hAnsi="Times New Roman" w:cs="Times New Roman"/>
          <w:sz w:val="22"/>
          <w:szCs w:val="22"/>
        </w:rPr>
      </w:pPr>
      <w:r>
        <w:rPr>
          <w:rFonts w:ascii="Times New Roman" w:hAnsi="Times New Roman" w:cs="Times New Roman" w:hint="eastAsia"/>
          <w:sz w:val="22"/>
          <w:szCs w:val="22"/>
        </w:rPr>
        <w:t>Example infrared spectra are in F</w:t>
      </w:r>
      <w:r>
        <w:rPr>
          <w:rFonts w:ascii="Times New Roman" w:hAnsi="Times New Roman" w:cs="Times New Roman"/>
          <w:sz w:val="22"/>
          <w:szCs w:val="22"/>
        </w:rPr>
        <w:t>i</w:t>
      </w:r>
      <w:r>
        <w:rPr>
          <w:rFonts w:ascii="Times New Roman" w:hAnsi="Times New Roman" w:cs="Times New Roman" w:hint="eastAsia"/>
          <w:sz w:val="22"/>
          <w:szCs w:val="22"/>
        </w:rPr>
        <w:t xml:space="preserve">gures </w:t>
      </w:r>
      <w:r w:rsidR="00490887">
        <w:rPr>
          <w:rFonts w:ascii="Times New Roman" w:hAnsi="Times New Roman" w:cs="Times New Roman" w:hint="eastAsia"/>
          <w:sz w:val="22"/>
          <w:szCs w:val="22"/>
        </w:rPr>
        <w:t>8</w:t>
      </w:r>
      <w:r>
        <w:rPr>
          <w:rFonts w:ascii="Times New Roman" w:hAnsi="Times New Roman" w:cs="Times New Roman" w:hint="eastAsia"/>
          <w:sz w:val="22"/>
          <w:szCs w:val="22"/>
        </w:rPr>
        <w:t xml:space="preserve"> and </w:t>
      </w:r>
      <w:r w:rsidR="00490887">
        <w:rPr>
          <w:rFonts w:ascii="Times New Roman" w:hAnsi="Times New Roman" w:cs="Times New Roman" w:hint="eastAsia"/>
          <w:sz w:val="22"/>
          <w:szCs w:val="22"/>
        </w:rPr>
        <w:t>9</w:t>
      </w:r>
      <w:r>
        <w:rPr>
          <w:rFonts w:ascii="Times New Roman" w:hAnsi="Times New Roman" w:cs="Times New Roman" w:hint="eastAsia"/>
          <w:sz w:val="22"/>
          <w:szCs w:val="22"/>
        </w:rPr>
        <w:t xml:space="preserve">. The horizontal axis is </w:t>
      </w:r>
      <w:r>
        <w:rPr>
          <w:rFonts w:ascii="Times New Roman" w:hAnsi="Times New Roman" w:cs="Times New Roman"/>
          <w:sz w:val="22"/>
          <w:szCs w:val="22"/>
        </w:rPr>
        <w:t>calibrated</w:t>
      </w:r>
      <w:r>
        <w:rPr>
          <w:rFonts w:ascii="Times New Roman" w:hAnsi="Times New Roman" w:cs="Times New Roman" w:hint="eastAsia"/>
          <w:sz w:val="22"/>
          <w:szCs w:val="22"/>
        </w:rPr>
        <w:t xml:space="preserve"> in wavenumbers (</w:t>
      </w:r>
      <m:oMath>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-1</m:t>
            </m:r>
          </m:sup>
        </m:sSup>
        <m:r>
          <w:rPr>
            <w:rFonts w:ascii="Cambria Math" w:hAnsi="Cambria Math" w:cs="Times New Roman"/>
            <w:sz w:val="22"/>
            <w:szCs w:val="22"/>
          </w:rPr>
          <m:t xml:space="preserve">). </m:t>
        </m:r>
      </m:oMath>
      <w:r>
        <w:rPr>
          <w:rFonts w:ascii="Times New Roman" w:hAnsi="Times New Roman" w:cs="Times New Roman" w:hint="eastAsia"/>
          <w:sz w:val="22"/>
          <w:szCs w:val="22"/>
        </w:rPr>
        <w:t xml:space="preserve"> The vertical axis measures transmittance, which is the reciprocal of absorbance. (The higher the transmittance, the lower the absorbance, or 100% transmittance= 0% absorbance). Thus, the baseline for an infrared spectrum is at the top of the chart, and the absorbance of radiation corresponds to a trough/ valley. However, it is common to refer to infrared </w:t>
      </w:r>
      <w:r>
        <w:rPr>
          <w:rFonts w:ascii="Times New Roman" w:hAnsi="Times New Roman" w:cs="Times New Roman"/>
          <w:sz w:val="22"/>
          <w:szCs w:val="22"/>
        </w:rPr>
        <w:t>absorption</w:t>
      </w:r>
      <w:r>
        <w:rPr>
          <w:rFonts w:ascii="Times New Roman" w:hAnsi="Times New Roman" w:cs="Times New Roman" w:hint="eastAsia"/>
          <w:sz w:val="22"/>
          <w:szCs w:val="22"/>
        </w:rPr>
        <w:t xml:space="preserve"> as peaks. </w:t>
      </w:r>
    </w:p>
    <w:p w14:paraId="4B83E3DB" w14:textId="1E6B8809" w:rsidR="00490887" w:rsidRDefault="00490887" w:rsidP="00E5429E">
      <w:pPr>
        <w:pStyle w:val="ListParagraph"/>
        <w:rPr>
          <w:rFonts w:ascii="Times New Roman" w:hAnsi="Times New Roman" w:cs="Times New Roman"/>
          <w:sz w:val="22"/>
          <w:szCs w:val="22"/>
        </w:rPr>
      </w:pPr>
      <w:r>
        <w:rPr>
          <w:rFonts w:ascii="Times New Roman" w:hAnsi="Times New Roman" w:cs="Times New Roman" w:hint="eastAsia"/>
          <w:sz w:val="22"/>
          <w:szCs w:val="22"/>
        </w:rPr>
        <w:t xml:space="preserve"> </w:t>
      </w:r>
    </w:p>
    <w:p w14:paraId="47FA9A58" w14:textId="4EDF0CA5" w:rsidR="00490887" w:rsidRDefault="00490887" w:rsidP="00E5429E">
      <w:pPr>
        <w:pStyle w:val="ListParagraph"/>
        <w:rPr>
          <w:rFonts w:ascii="Times New Roman" w:hAnsi="Times New Roman" w:cs="Times New Roman"/>
          <w:sz w:val="22"/>
          <w:szCs w:val="22"/>
        </w:rPr>
      </w:pPr>
      <w:r>
        <w:rPr>
          <w:rFonts w:ascii="Times New Roman" w:hAnsi="Times New Roman" w:cs="Times New Roman" w:hint="eastAsia"/>
          <w:sz w:val="22"/>
          <w:szCs w:val="22"/>
        </w:rPr>
        <w:t>b) Molecular vibrations *</w:t>
      </w:r>
      <w:r>
        <w:rPr>
          <w:rFonts w:ascii="Times New Roman" w:hAnsi="Times New Roman" w:cs="Times New Roman"/>
          <w:sz w:val="22"/>
          <w:szCs w:val="22"/>
        </w:rPr>
        <w:br/>
      </w:r>
      <w:r>
        <w:rPr>
          <w:rFonts w:ascii="Times New Roman" w:hAnsi="Times New Roman" w:cs="Times New Roman" w:hint="eastAsia"/>
          <w:sz w:val="22"/>
          <w:szCs w:val="22"/>
        </w:rPr>
        <w:t xml:space="preserve">Atoms joined by </w:t>
      </w:r>
      <w:r w:rsidR="00FA519C">
        <w:rPr>
          <w:rFonts w:ascii="Times New Roman" w:hAnsi="Times New Roman" w:cs="Times New Roman"/>
          <w:sz w:val="22"/>
          <w:szCs w:val="22"/>
        </w:rPr>
        <w:t>covalent</w:t>
      </w:r>
      <w:r w:rsidR="00FA519C">
        <w:rPr>
          <w:rFonts w:ascii="Times New Roman" w:hAnsi="Times New Roman" w:cs="Times New Roman" w:hint="eastAsia"/>
          <w:sz w:val="22"/>
          <w:szCs w:val="22"/>
        </w:rPr>
        <w:t xml:space="preserve"> bonds are not permanently fixed in one position, but instead undergo </w:t>
      </w:r>
      <w:r w:rsidR="00FA519C">
        <w:rPr>
          <w:rFonts w:ascii="Times New Roman" w:hAnsi="Times New Roman" w:cs="Times New Roman"/>
          <w:sz w:val="22"/>
          <w:szCs w:val="22"/>
        </w:rPr>
        <w:t>continuous</w:t>
      </w:r>
      <w:r w:rsidR="00FA519C">
        <w:rPr>
          <w:rFonts w:ascii="Times New Roman" w:hAnsi="Times New Roman" w:cs="Times New Roman" w:hint="eastAsia"/>
          <w:sz w:val="22"/>
          <w:szCs w:val="22"/>
        </w:rPr>
        <w:t xml:space="preserve"> vibrations relative to each other. The transitions between vibrational </w:t>
      </w:r>
      <w:r w:rsidR="00FA519C">
        <w:rPr>
          <w:rFonts w:ascii="Times New Roman" w:hAnsi="Times New Roman" w:cs="Times New Roman"/>
          <w:sz w:val="22"/>
          <w:szCs w:val="22"/>
        </w:rPr>
        <w:t>energy</w:t>
      </w:r>
      <w:r w:rsidR="00FA519C">
        <w:rPr>
          <w:rFonts w:ascii="Times New Roman" w:hAnsi="Times New Roman" w:cs="Times New Roman" w:hint="eastAsia"/>
          <w:sz w:val="22"/>
          <w:szCs w:val="22"/>
        </w:rPr>
        <w:t xml:space="preserve"> levels in a covalent molecule can be induced by an </w:t>
      </w:r>
      <w:r w:rsidR="00FA519C">
        <w:rPr>
          <w:rFonts w:ascii="Times New Roman" w:hAnsi="Times New Roman" w:cs="Times New Roman"/>
          <w:sz w:val="22"/>
          <w:szCs w:val="22"/>
        </w:rPr>
        <w:t>absorption</w:t>
      </w:r>
      <w:r w:rsidR="00FA519C">
        <w:rPr>
          <w:rFonts w:ascii="Times New Roman" w:hAnsi="Times New Roman" w:cs="Times New Roman" w:hint="eastAsia"/>
          <w:sz w:val="22"/>
          <w:szCs w:val="22"/>
        </w:rPr>
        <w:t xml:space="preserve"> in the IR region of the EM spectrum.</w:t>
      </w:r>
    </w:p>
    <w:p w14:paraId="1812C3AB" w14:textId="77777777" w:rsidR="00FA519C" w:rsidRDefault="00FA519C" w:rsidP="00E5429E">
      <w:pPr>
        <w:pStyle w:val="ListParagraph"/>
        <w:rPr>
          <w:rFonts w:ascii="Times New Roman" w:hAnsi="Times New Roman" w:cs="Times New Roman"/>
          <w:sz w:val="22"/>
          <w:szCs w:val="22"/>
        </w:rPr>
      </w:pPr>
    </w:p>
    <w:p w14:paraId="31F1D39D" w14:textId="77777777" w:rsidR="00FA519C" w:rsidRDefault="00FA519C" w:rsidP="00E5429E">
      <w:pPr>
        <w:pStyle w:val="ListParagraph"/>
        <w:rPr>
          <w:rFonts w:ascii="Times New Roman" w:hAnsi="Times New Roman" w:cs="Times New Roman"/>
          <w:sz w:val="22"/>
          <w:szCs w:val="22"/>
        </w:rPr>
      </w:pPr>
      <w:r>
        <w:rPr>
          <w:rFonts w:ascii="Times New Roman" w:hAnsi="Times New Roman" w:cs="Times New Roman" w:hint="eastAsia"/>
          <w:sz w:val="22"/>
          <w:szCs w:val="22"/>
        </w:rPr>
        <w:t xml:space="preserve">For a molecule to </w:t>
      </w:r>
      <w:r>
        <w:rPr>
          <w:rFonts w:ascii="Times New Roman" w:hAnsi="Times New Roman" w:cs="Times New Roman"/>
          <w:sz w:val="22"/>
          <w:szCs w:val="22"/>
        </w:rPr>
        <w:t>absorb</w:t>
      </w:r>
      <w:r>
        <w:rPr>
          <w:rFonts w:ascii="Times New Roman" w:hAnsi="Times New Roman" w:cs="Times New Roman" w:hint="eastAsia"/>
          <w:sz w:val="22"/>
          <w:szCs w:val="22"/>
        </w:rPr>
        <w:t xml:space="preserve"> IR radiation, the bond </w:t>
      </w:r>
      <w:r>
        <w:rPr>
          <w:rFonts w:ascii="Times New Roman" w:hAnsi="Times New Roman" w:cs="Times New Roman"/>
          <w:sz w:val="22"/>
          <w:szCs w:val="22"/>
        </w:rPr>
        <w:t>undergoing</w:t>
      </w:r>
      <w:r>
        <w:rPr>
          <w:rFonts w:ascii="Times New Roman" w:hAnsi="Times New Roman" w:cs="Times New Roman" w:hint="eastAsia"/>
          <w:sz w:val="22"/>
          <w:szCs w:val="22"/>
        </w:rPr>
        <w:t xml:space="preserve"> vibration must be polar, and its vibration must </w:t>
      </w:r>
      <w:r>
        <w:rPr>
          <w:rFonts w:ascii="Times New Roman" w:hAnsi="Times New Roman" w:cs="Times New Roman"/>
          <w:sz w:val="22"/>
          <w:szCs w:val="22"/>
        </w:rPr>
        <w:t>cause</w:t>
      </w:r>
      <w:r>
        <w:rPr>
          <w:rFonts w:ascii="Times New Roman" w:hAnsi="Times New Roman" w:cs="Times New Roman" w:hint="eastAsia"/>
          <w:sz w:val="22"/>
          <w:szCs w:val="22"/>
        </w:rPr>
        <w:t xml:space="preserve"> a periodic change in the bond dipole; the greater the polarity of the bond, the more intense is the absorption. Any vibration that meets these criteria is said to be infrared active.</w:t>
      </w:r>
    </w:p>
    <w:p w14:paraId="6786D092" w14:textId="595970B5" w:rsidR="00FA519C" w:rsidRPr="00FA519C" w:rsidRDefault="00FA519C" w:rsidP="00E5429E">
      <w:pPr>
        <w:pStyle w:val="ListParagraph"/>
        <w:rPr>
          <w:rFonts w:ascii="Times New Roman" w:hAnsi="Times New Roman" w:cs="Times New Roman"/>
          <w:sz w:val="22"/>
          <w:szCs w:val="22"/>
        </w:rPr>
      </w:pPr>
      <w:r>
        <w:rPr>
          <w:rFonts w:ascii="Times New Roman" w:hAnsi="Times New Roman" w:cs="Times New Roman" w:hint="eastAsia"/>
          <w:sz w:val="22"/>
          <w:szCs w:val="22"/>
        </w:rPr>
        <w:lastRenderedPageBreak/>
        <w:t xml:space="preserve">The simplest vibrational motions in molecules giving rise to the absorption of IR radiation are </w:t>
      </w:r>
      <w:r>
        <w:rPr>
          <w:rFonts w:ascii="Times New Roman" w:hAnsi="Times New Roman" w:cs="Times New Roman"/>
          <w:sz w:val="22"/>
          <w:szCs w:val="22"/>
        </w:rPr>
        <w:t>stretching</w:t>
      </w:r>
      <w:r>
        <w:rPr>
          <w:rFonts w:ascii="Times New Roman" w:hAnsi="Times New Roman" w:cs="Times New Roman" w:hint="eastAsia"/>
          <w:sz w:val="22"/>
          <w:szCs w:val="22"/>
        </w:rPr>
        <w:t xml:space="preserve"> and bending motions. Data on absorption patterns of selected functional groups are collected in tables called correlation tables. The </w:t>
      </w:r>
      <w:r>
        <w:rPr>
          <w:rFonts w:ascii="Times New Roman" w:hAnsi="Times New Roman" w:cs="Times New Roman"/>
          <w:sz w:val="22"/>
          <w:szCs w:val="22"/>
        </w:rPr>
        <w:t>correlation</w:t>
      </w:r>
      <w:r>
        <w:rPr>
          <w:rFonts w:ascii="Times New Roman" w:hAnsi="Times New Roman" w:cs="Times New Roman" w:hint="eastAsia"/>
          <w:sz w:val="22"/>
          <w:szCs w:val="22"/>
        </w:rPr>
        <w:t xml:space="preserve"> table used to analyse the infrared spectrum result in this report is in Figure </w:t>
      </w:r>
      <w:r w:rsidR="00FC50D8">
        <w:rPr>
          <w:rFonts w:ascii="Times New Roman" w:hAnsi="Times New Roman" w:cs="Times New Roman" w:hint="eastAsia"/>
          <w:sz w:val="22"/>
          <w:szCs w:val="22"/>
        </w:rPr>
        <w:t xml:space="preserve">8. (The table with the column </w:t>
      </w:r>
      <w:r w:rsidR="00FC50D8">
        <w:rPr>
          <w:rFonts w:ascii="Times New Roman" w:hAnsi="Times New Roman" w:cs="Times New Roman"/>
          <w:sz w:val="22"/>
          <w:szCs w:val="22"/>
        </w:rPr>
        <w:t>Functional</w:t>
      </w:r>
      <w:r w:rsidR="00FC50D8">
        <w:rPr>
          <w:rFonts w:ascii="Times New Roman" w:hAnsi="Times New Roman" w:cs="Times New Roman" w:hint="eastAsia"/>
          <w:sz w:val="22"/>
          <w:szCs w:val="22"/>
        </w:rPr>
        <w:t xml:space="preserve"> Group and Group vibration types)</w:t>
      </w:r>
      <w:r>
        <w:rPr>
          <w:rFonts w:ascii="Times New Roman" w:hAnsi="Times New Roman" w:cs="Times New Roman"/>
          <w:sz w:val="22"/>
          <w:szCs w:val="22"/>
        </w:rPr>
        <w:br/>
      </w:r>
    </w:p>
    <w:p w14:paraId="4996791B" w14:textId="77777777" w:rsidR="00C83A0D" w:rsidRDefault="00630185" w:rsidP="00C83A0D">
      <w:pPr>
        <w:keepNext/>
      </w:pPr>
      <w:r w:rsidRPr="00A9084B">
        <w:rPr>
          <w:noProof/>
        </w:rPr>
        <w:drawing>
          <wp:inline distT="0" distB="0" distL="0" distR="0" wp14:anchorId="6F6AA715" wp14:editId="7023F465">
            <wp:extent cx="2804844" cy="2547620"/>
            <wp:effectExtent l="0" t="0" r="0" b="5080"/>
            <wp:docPr id="2983790" name="Picture 1" descr="A graph of different types of chemical subst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79196" name="Picture 1" descr="A graph of different types of chemical substances&#10;&#10;AI-generated content may be incorrect."/>
                    <pic:cNvPicPr/>
                  </pic:nvPicPr>
                  <pic:blipFill>
                    <a:blip r:embed="rId18"/>
                    <a:stretch>
                      <a:fillRect/>
                    </a:stretch>
                  </pic:blipFill>
                  <pic:spPr>
                    <a:xfrm>
                      <a:off x="0" y="0"/>
                      <a:ext cx="2823463" cy="2564532"/>
                    </a:xfrm>
                    <a:prstGeom prst="rect">
                      <a:avLst/>
                    </a:prstGeom>
                  </pic:spPr>
                </pic:pic>
              </a:graphicData>
            </a:graphic>
          </wp:inline>
        </w:drawing>
      </w:r>
    </w:p>
    <w:p w14:paraId="58D0F53A" w14:textId="0FB5E7FC" w:rsidR="00630185" w:rsidRDefault="00C83A0D" w:rsidP="00C83A0D">
      <w:pPr>
        <w:pStyle w:val="Caption"/>
      </w:pPr>
      <w:r>
        <w:t xml:space="preserve">Figure </w:t>
      </w:r>
      <w:fldSimple w:instr=" SEQ Figure \* ARABIC ">
        <w:r w:rsidR="00490887">
          <w:rPr>
            <w:noProof/>
          </w:rPr>
          <w:t>9</w:t>
        </w:r>
      </w:fldSimple>
      <w:r>
        <w:rPr>
          <w:rFonts w:hint="eastAsia"/>
        </w:rPr>
        <w:t xml:space="preserve"> Standard IR spectra of </w:t>
      </w:r>
      <w:r w:rsidR="0077177E">
        <w:t>toluene</w:t>
      </w:r>
      <w:r>
        <w:rPr>
          <w:rFonts w:hint="eastAsia"/>
        </w:rPr>
        <w:t>, styrene, and polystyrene</w:t>
      </w:r>
    </w:p>
    <w:p w14:paraId="19CFBB7B" w14:textId="21F846DE" w:rsidR="00E5429E" w:rsidRDefault="00FC50D8" w:rsidP="00FC50D8">
      <w:pPr>
        <w:rPr>
          <w:rFonts w:ascii="Times New Roman" w:hAnsi="Times New Roman" w:cs="Times New Roman"/>
          <w:sz w:val="22"/>
          <w:szCs w:val="22"/>
        </w:rPr>
      </w:pPr>
      <w:r>
        <w:rPr>
          <w:rFonts w:hint="eastAsia"/>
        </w:rPr>
        <w:t>*</w:t>
      </w:r>
      <w:r>
        <w:rPr>
          <w:rFonts w:ascii="Times New Roman" w:hAnsi="Times New Roman" w:cs="Times New Roman" w:hint="eastAsia"/>
          <w:sz w:val="22"/>
          <w:szCs w:val="22"/>
        </w:rPr>
        <w:t>Reference:</w:t>
      </w:r>
    </w:p>
    <w:p w14:paraId="7FB8C537" w14:textId="2498F02B" w:rsidR="00FC50D8" w:rsidRDefault="00FC50D8" w:rsidP="00FC50D8">
      <w:pPr>
        <w:rPr>
          <w:rFonts w:ascii="Times New Roman" w:hAnsi="Times New Roman" w:cs="Times New Roman"/>
          <w:sz w:val="22"/>
          <w:szCs w:val="22"/>
        </w:rPr>
      </w:pPr>
      <w:r>
        <w:rPr>
          <w:rFonts w:ascii="Times New Roman" w:hAnsi="Times New Roman" w:cs="Times New Roman" w:hint="eastAsia"/>
          <w:sz w:val="22"/>
          <w:szCs w:val="22"/>
        </w:rPr>
        <w:t xml:space="preserve">1. </w:t>
      </w:r>
      <w:r>
        <w:rPr>
          <w:rFonts w:ascii="Times New Roman" w:hAnsi="Times New Roman" w:cs="Times New Roman"/>
          <w:sz w:val="22"/>
          <w:szCs w:val="22"/>
        </w:rPr>
        <w:t>Advanced</w:t>
      </w:r>
      <w:r>
        <w:rPr>
          <w:rFonts w:ascii="Times New Roman" w:hAnsi="Times New Roman" w:cs="Times New Roman" w:hint="eastAsia"/>
          <w:sz w:val="22"/>
          <w:szCs w:val="22"/>
        </w:rPr>
        <w:t xml:space="preserve"> Labs 1 textbook, appendix on guide of infrared spectroscopy (Figures 8 and 9 in this report)</w:t>
      </w:r>
    </w:p>
    <w:p w14:paraId="7E17EE21" w14:textId="6DF2012A" w:rsidR="00FC50D8" w:rsidRPr="00FC50D8" w:rsidRDefault="00FC50D8" w:rsidP="00FC50D8">
      <w:pPr>
        <w:rPr>
          <w:rFonts w:ascii="Times New Roman" w:hAnsi="Times New Roman" w:cs="Times New Roman"/>
          <w:sz w:val="22"/>
          <w:szCs w:val="22"/>
        </w:rPr>
      </w:pPr>
      <w:r>
        <w:rPr>
          <w:rFonts w:ascii="Times New Roman" w:hAnsi="Times New Roman" w:cs="Times New Roman" w:hint="eastAsia"/>
          <w:sz w:val="22"/>
          <w:szCs w:val="22"/>
        </w:rPr>
        <w:t>2. Chemistry by Blackman, Bottle, et. al. , Wiley, Chapter 19: Spectrospy</w:t>
      </w:r>
    </w:p>
    <w:p w14:paraId="2B0FB313" w14:textId="4F120FA9" w:rsidR="00D30849" w:rsidRPr="009B5ED2" w:rsidRDefault="00890BEC" w:rsidP="00CF2152">
      <w:pPr>
        <w:rPr>
          <w:rFonts w:ascii="Times New Roman" w:hAnsi="Times New Roman" w:cs="Times New Roman"/>
          <w:sz w:val="22"/>
          <w:szCs w:val="22"/>
        </w:rPr>
      </w:pPr>
      <w:r>
        <w:rPr>
          <w:rFonts w:ascii="Times New Roman" w:hAnsi="Times New Roman" w:cs="Times New Roman"/>
          <w:sz w:val="22"/>
          <w:szCs w:val="22"/>
        </w:rPr>
        <w:br/>
      </w:r>
      <w:r w:rsidR="0031732E" w:rsidRPr="00A07BF8">
        <w:rPr>
          <w:rFonts w:ascii="Times New Roman" w:hAnsi="Times New Roman" w:cs="Times New Roman" w:hint="eastAsia"/>
          <w:b/>
          <w:bCs/>
          <w:sz w:val="22"/>
          <w:szCs w:val="22"/>
        </w:rPr>
        <w:t>B. Steps done in Experiment Day 3</w:t>
      </w:r>
    </w:p>
    <w:p w14:paraId="040E475E" w14:textId="3DF4C31C" w:rsidR="0031732E" w:rsidRDefault="00057951" w:rsidP="00CF2152">
      <w:pPr>
        <w:rPr>
          <w:rFonts w:ascii="Times New Roman" w:hAnsi="Times New Roman" w:cs="Times New Roman"/>
          <w:sz w:val="22"/>
          <w:szCs w:val="22"/>
        </w:rPr>
      </w:pPr>
      <w:r>
        <w:rPr>
          <w:rFonts w:ascii="Times New Roman" w:hAnsi="Times New Roman" w:cs="Times New Roman" w:hint="eastAsia"/>
          <w:sz w:val="22"/>
          <w:szCs w:val="22"/>
        </w:rPr>
        <w:t xml:space="preserve">For this </w:t>
      </w:r>
      <w:r>
        <w:rPr>
          <w:rFonts w:ascii="Times New Roman" w:hAnsi="Times New Roman" w:cs="Times New Roman"/>
          <w:sz w:val="22"/>
          <w:szCs w:val="22"/>
        </w:rPr>
        <w:t>experiment</w:t>
      </w:r>
      <w:r>
        <w:rPr>
          <w:rFonts w:ascii="Times New Roman" w:hAnsi="Times New Roman" w:cs="Times New Roman" w:hint="eastAsia"/>
          <w:sz w:val="22"/>
          <w:szCs w:val="22"/>
        </w:rPr>
        <w:t xml:space="preserve">, </w:t>
      </w:r>
      <w:r w:rsidR="00A07BF8">
        <w:rPr>
          <w:rFonts w:ascii="Times New Roman" w:hAnsi="Times New Roman" w:cs="Times New Roman" w:hint="eastAsia"/>
          <w:sz w:val="22"/>
          <w:szCs w:val="22"/>
        </w:rPr>
        <w:t>we</w:t>
      </w:r>
      <w:r>
        <w:rPr>
          <w:rFonts w:ascii="Times New Roman" w:hAnsi="Times New Roman" w:cs="Times New Roman" w:hint="eastAsia"/>
          <w:sz w:val="22"/>
          <w:szCs w:val="22"/>
        </w:rPr>
        <w:t xml:space="preserve"> </w:t>
      </w:r>
      <w:r w:rsidR="00490887">
        <w:rPr>
          <w:rFonts w:ascii="Times New Roman" w:hAnsi="Times New Roman" w:cs="Times New Roman"/>
          <w:sz w:val="22"/>
          <w:szCs w:val="22"/>
        </w:rPr>
        <w:t>use</w:t>
      </w:r>
      <w:r w:rsidR="00490887">
        <w:rPr>
          <w:rFonts w:ascii="Times New Roman" w:hAnsi="Times New Roman" w:cs="Times New Roman" w:hint="eastAsia"/>
          <w:sz w:val="22"/>
          <w:szCs w:val="22"/>
        </w:rPr>
        <w:t xml:space="preserve">d </w:t>
      </w:r>
      <w:r w:rsidR="00CF4472">
        <w:rPr>
          <w:rFonts w:ascii="Times New Roman" w:hAnsi="Times New Roman" w:cs="Times New Roman" w:hint="eastAsia"/>
          <w:sz w:val="22"/>
          <w:szCs w:val="22"/>
        </w:rPr>
        <w:t>an FT/</w:t>
      </w:r>
      <w:r w:rsidR="004B3284">
        <w:rPr>
          <w:rFonts w:ascii="Times New Roman" w:hAnsi="Times New Roman" w:cs="Times New Roman" w:hint="eastAsia"/>
          <w:sz w:val="22"/>
          <w:szCs w:val="22"/>
        </w:rPr>
        <w:t>IR-4600</w:t>
      </w:r>
      <w:r w:rsidR="009F189E">
        <w:rPr>
          <w:rFonts w:ascii="Times New Roman" w:hAnsi="Times New Roman" w:cs="Times New Roman" w:hint="eastAsia"/>
          <w:sz w:val="22"/>
          <w:szCs w:val="22"/>
        </w:rPr>
        <w:t xml:space="preserve"> infrared spectro</w:t>
      </w:r>
      <w:r w:rsidR="00B92B9F">
        <w:rPr>
          <w:rFonts w:ascii="Times New Roman" w:hAnsi="Times New Roman" w:cs="Times New Roman" w:hint="eastAsia"/>
          <w:sz w:val="22"/>
          <w:szCs w:val="22"/>
        </w:rPr>
        <w:t xml:space="preserve">photometer to measure IR spectra. </w:t>
      </w:r>
      <w:r w:rsidR="004E4289">
        <w:rPr>
          <w:rFonts w:ascii="Times New Roman" w:hAnsi="Times New Roman" w:cs="Times New Roman" w:hint="eastAsia"/>
          <w:sz w:val="22"/>
          <w:szCs w:val="22"/>
        </w:rPr>
        <w:t>The principle of the IR spectra and the</w:t>
      </w:r>
      <w:r w:rsidR="00A02E35">
        <w:rPr>
          <w:rFonts w:ascii="Times New Roman" w:hAnsi="Times New Roman" w:cs="Times New Roman" w:hint="eastAsia"/>
          <w:sz w:val="22"/>
          <w:szCs w:val="22"/>
        </w:rPr>
        <w:t xml:space="preserve"> example</w:t>
      </w:r>
      <w:r w:rsidR="004E4289">
        <w:rPr>
          <w:rFonts w:ascii="Times New Roman" w:hAnsi="Times New Roman" w:cs="Times New Roman" w:hint="eastAsia"/>
          <w:sz w:val="22"/>
          <w:szCs w:val="22"/>
        </w:rPr>
        <w:t xml:space="preserve"> informat</w:t>
      </w:r>
      <w:r w:rsidR="008448C1">
        <w:rPr>
          <w:rFonts w:ascii="Times New Roman" w:hAnsi="Times New Roman" w:cs="Times New Roman" w:hint="eastAsia"/>
          <w:sz w:val="22"/>
          <w:szCs w:val="22"/>
        </w:rPr>
        <w:t xml:space="preserve">ion </w:t>
      </w:r>
      <w:r w:rsidR="005655C5">
        <w:rPr>
          <w:rFonts w:ascii="Times New Roman" w:hAnsi="Times New Roman" w:cs="Times New Roman" w:hint="eastAsia"/>
          <w:sz w:val="22"/>
          <w:szCs w:val="22"/>
        </w:rPr>
        <w:t xml:space="preserve">that can be obtained </w:t>
      </w:r>
      <w:r>
        <w:rPr>
          <w:rFonts w:ascii="Times New Roman" w:hAnsi="Times New Roman" w:cs="Times New Roman" w:hint="eastAsia"/>
          <w:sz w:val="22"/>
          <w:szCs w:val="22"/>
        </w:rPr>
        <w:t xml:space="preserve">are written </w:t>
      </w:r>
      <w:r w:rsidR="00A02E35">
        <w:rPr>
          <w:rFonts w:ascii="Times New Roman" w:hAnsi="Times New Roman" w:cs="Times New Roman" w:hint="eastAsia"/>
          <w:sz w:val="22"/>
          <w:szCs w:val="22"/>
        </w:rPr>
        <w:t>in Figure</w:t>
      </w:r>
      <w:r w:rsidR="009C7FF9">
        <w:rPr>
          <w:rFonts w:ascii="Times New Roman" w:hAnsi="Times New Roman" w:cs="Times New Roman" w:hint="eastAsia"/>
          <w:sz w:val="22"/>
          <w:szCs w:val="22"/>
        </w:rPr>
        <w:t>s</w:t>
      </w:r>
      <w:r w:rsidR="00A02E35">
        <w:rPr>
          <w:rFonts w:ascii="Times New Roman" w:hAnsi="Times New Roman" w:cs="Times New Roman" w:hint="eastAsia"/>
          <w:sz w:val="22"/>
          <w:szCs w:val="22"/>
        </w:rPr>
        <w:t xml:space="preserve"> </w:t>
      </w:r>
      <w:r w:rsidR="00490887">
        <w:rPr>
          <w:rFonts w:ascii="Times New Roman" w:hAnsi="Times New Roman" w:cs="Times New Roman" w:hint="eastAsia"/>
          <w:sz w:val="22"/>
          <w:szCs w:val="22"/>
        </w:rPr>
        <w:t>8</w:t>
      </w:r>
      <w:r w:rsidR="00A02E35">
        <w:rPr>
          <w:rFonts w:ascii="Times New Roman" w:hAnsi="Times New Roman" w:cs="Times New Roman" w:hint="eastAsia"/>
          <w:sz w:val="22"/>
          <w:szCs w:val="22"/>
        </w:rPr>
        <w:t xml:space="preserve"> and </w:t>
      </w:r>
      <w:r w:rsidR="00490887">
        <w:rPr>
          <w:rFonts w:ascii="Times New Roman" w:hAnsi="Times New Roman" w:cs="Times New Roman" w:hint="eastAsia"/>
          <w:sz w:val="22"/>
          <w:szCs w:val="22"/>
        </w:rPr>
        <w:t>9</w:t>
      </w:r>
      <w:r w:rsidR="00A02E35">
        <w:rPr>
          <w:rFonts w:ascii="Times New Roman" w:hAnsi="Times New Roman" w:cs="Times New Roman" w:hint="eastAsia"/>
          <w:sz w:val="22"/>
          <w:szCs w:val="22"/>
        </w:rPr>
        <w:t xml:space="preserve">. </w:t>
      </w:r>
    </w:p>
    <w:p w14:paraId="2EE7586E" w14:textId="1392EA91" w:rsidR="00057951" w:rsidRDefault="004F06B3" w:rsidP="004F06B3">
      <w:pPr>
        <w:rPr>
          <w:rFonts w:ascii="Times New Roman" w:hAnsi="Times New Roman" w:cs="Times New Roman"/>
          <w:sz w:val="22"/>
          <w:szCs w:val="22"/>
        </w:rPr>
      </w:pPr>
      <w:r>
        <w:rPr>
          <w:rFonts w:ascii="Times New Roman" w:hAnsi="Times New Roman" w:cs="Times New Roman" w:hint="eastAsia"/>
          <w:sz w:val="22"/>
          <w:szCs w:val="22"/>
        </w:rPr>
        <w:t>Step 1: Use tweezers/microspatula carefully and remove po</w:t>
      </w:r>
      <w:r w:rsidR="00F45C2F">
        <w:rPr>
          <w:rFonts w:ascii="Times New Roman" w:hAnsi="Times New Roman" w:cs="Times New Roman" w:hint="eastAsia"/>
          <w:sz w:val="22"/>
          <w:szCs w:val="22"/>
        </w:rPr>
        <w:t xml:space="preserve">lystyrene film from the beaker, placing it on a JK wiper/Kimwipe to remove any </w:t>
      </w:r>
      <w:r w:rsidR="00F45C2F">
        <w:rPr>
          <w:rFonts w:ascii="Times New Roman" w:hAnsi="Times New Roman" w:cs="Times New Roman"/>
          <w:sz w:val="22"/>
          <w:szCs w:val="22"/>
        </w:rPr>
        <w:t>remaining</w:t>
      </w:r>
      <w:r w:rsidR="00F45C2F">
        <w:rPr>
          <w:rFonts w:ascii="Times New Roman" w:hAnsi="Times New Roman" w:cs="Times New Roman" w:hint="eastAsia"/>
          <w:sz w:val="22"/>
          <w:szCs w:val="22"/>
        </w:rPr>
        <w:t xml:space="preserve"> water droplets.</w:t>
      </w:r>
      <w:r w:rsidR="00757918">
        <w:rPr>
          <w:rFonts w:ascii="Times New Roman" w:hAnsi="Times New Roman" w:cs="Times New Roman" w:hint="eastAsia"/>
          <w:sz w:val="22"/>
          <w:szCs w:val="22"/>
        </w:rPr>
        <w:t xml:space="preserve"> </w:t>
      </w:r>
    </w:p>
    <w:p w14:paraId="132F90B0" w14:textId="72AB80D4" w:rsidR="00F45C2F" w:rsidRDefault="00A63524" w:rsidP="004F06B3">
      <w:pPr>
        <w:rPr>
          <w:rFonts w:ascii="Times New Roman" w:hAnsi="Times New Roman" w:cs="Times New Roman"/>
          <w:sz w:val="22"/>
          <w:szCs w:val="22"/>
        </w:rPr>
      </w:pPr>
      <w:r>
        <w:rPr>
          <w:rFonts w:ascii="Times New Roman" w:hAnsi="Times New Roman" w:cs="Times New Roman" w:hint="eastAsia"/>
          <w:sz w:val="22"/>
          <w:szCs w:val="22"/>
        </w:rPr>
        <w:t xml:space="preserve">Step 2: Select as large a sample piece as </w:t>
      </w:r>
      <w:r w:rsidR="00747D18">
        <w:rPr>
          <w:rFonts w:ascii="Times New Roman" w:hAnsi="Times New Roman" w:cs="Times New Roman"/>
          <w:sz w:val="22"/>
          <w:szCs w:val="22"/>
        </w:rPr>
        <w:t>possible</w:t>
      </w:r>
      <w:r w:rsidR="00747D18">
        <w:rPr>
          <w:rFonts w:ascii="Times New Roman" w:hAnsi="Times New Roman" w:cs="Times New Roman" w:hint="eastAsia"/>
          <w:sz w:val="22"/>
          <w:szCs w:val="22"/>
        </w:rPr>
        <w:t>, place it on a piece of cardboard with a hole with it, and set this in the measurement light path of the sample chamber of the spectrophotometer.</w:t>
      </w:r>
    </w:p>
    <w:p w14:paraId="4C7388DF" w14:textId="28D4CE6F" w:rsidR="00C32F67" w:rsidRDefault="00733181" w:rsidP="00733181">
      <w:pPr>
        <w:rPr>
          <w:rFonts w:ascii="Times New Roman" w:hAnsi="Times New Roman" w:cs="Times New Roman"/>
          <w:sz w:val="22"/>
          <w:szCs w:val="22"/>
        </w:rPr>
      </w:pPr>
      <w:r>
        <w:rPr>
          <w:rFonts w:ascii="Times New Roman" w:hAnsi="Times New Roman" w:cs="Times New Roman" w:hint="eastAsia"/>
          <w:sz w:val="22"/>
          <w:szCs w:val="22"/>
        </w:rPr>
        <w:t xml:space="preserve">Step 3: </w:t>
      </w:r>
      <w:r w:rsidR="006A5289">
        <w:rPr>
          <w:rFonts w:ascii="Times New Roman" w:hAnsi="Times New Roman" w:cs="Times New Roman" w:hint="eastAsia"/>
          <w:sz w:val="22"/>
          <w:szCs w:val="22"/>
        </w:rPr>
        <w:t xml:space="preserve">Perform the measurement operation using a personal computer connected to the </w:t>
      </w:r>
      <w:r w:rsidR="00C56008">
        <w:rPr>
          <w:rFonts w:ascii="Times New Roman" w:hAnsi="Times New Roman" w:cs="Times New Roman" w:hint="eastAsia"/>
          <w:sz w:val="22"/>
          <w:szCs w:val="22"/>
        </w:rPr>
        <w:t>spectrophotometer.</w:t>
      </w:r>
      <w:r w:rsidR="00C56008">
        <w:rPr>
          <w:rFonts w:ascii="Times New Roman" w:hAnsi="Times New Roman" w:cs="Times New Roman"/>
          <w:sz w:val="22"/>
          <w:szCs w:val="22"/>
        </w:rPr>
        <w:br/>
      </w:r>
      <w:r w:rsidR="00C56008">
        <w:rPr>
          <w:rFonts w:ascii="Times New Roman" w:hAnsi="Times New Roman" w:cs="Times New Roman"/>
          <w:sz w:val="22"/>
          <w:szCs w:val="22"/>
        </w:rPr>
        <w:br/>
      </w:r>
      <w:r w:rsidR="00C32F67">
        <w:rPr>
          <w:rFonts w:ascii="Times New Roman" w:hAnsi="Times New Roman" w:cs="Times New Roman"/>
          <w:sz w:val="22"/>
          <w:szCs w:val="22"/>
        </w:rPr>
        <w:lastRenderedPageBreak/>
        <w:t>S</w:t>
      </w:r>
      <w:r w:rsidR="00C32F67">
        <w:rPr>
          <w:rFonts w:ascii="Times New Roman" w:hAnsi="Times New Roman" w:cs="Times New Roman" w:hint="eastAsia"/>
          <w:sz w:val="22"/>
          <w:szCs w:val="22"/>
        </w:rPr>
        <w:t xml:space="preserve">tep </w:t>
      </w:r>
      <w:r w:rsidR="009C7FF9">
        <w:rPr>
          <w:rFonts w:ascii="Times New Roman" w:hAnsi="Times New Roman" w:cs="Times New Roman" w:hint="eastAsia"/>
          <w:sz w:val="22"/>
          <w:szCs w:val="22"/>
        </w:rPr>
        <w:t>4</w:t>
      </w:r>
      <w:r w:rsidR="00C32F67">
        <w:rPr>
          <w:rFonts w:ascii="Times New Roman" w:hAnsi="Times New Roman" w:cs="Times New Roman" w:hint="eastAsia"/>
          <w:sz w:val="22"/>
          <w:szCs w:val="22"/>
        </w:rPr>
        <w:t>:</w:t>
      </w:r>
      <w:r w:rsidR="00110E7D">
        <w:rPr>
          <w:rFonts w:ascii="Times New Roman" w:hAnsi="Times New Roman" w:cs="Times New Roman" w:hint="eastAsia"/>
          <w:sz w:val="22"/>
          <w:szCs w:val="22"/>
        </w:rPr>
        <w:t xml:space="preserve"> After the measurement operation, </w:t>
      </w:r>
      <w:r w:rsidR="000B1458">
        <w:rPr>
          <w:rFonts w:ascii="Times New Roman" w:hAnsi="Times New Roman" w:cs="Times New Roman" w:hint="eastAsia"/>
          <w:sz w:val="22"/>
          <w:szCs w:val="22"/>
        </w:rPr>
        <w:t xml:space="preserve">the IR spectra result is printed out. We </w:t>
      </w:r>
      <w:r w:rsidR="00757918">
        <w:rPr>
          <w:rFonts w:ascii="Times New Roman" w:hAnsi="Times New Roman" w:cs="Times New Roman" w:hint="eastAsia"/>
          <w:sz w:val="22"/>
          <w:szCs w:val="22"/>
        </w:rPr>
        <w:t>then</w:t>
      </w:r>
      <w:r w:rsidR="000B1458">
        <w:rPr>
          <w:rFonts w:ascii="Times New Roman" w:hAnsi="Times New Roman" w:cs="Times New Roman" w:hint="eastAsia"/>
          <w:sz w:val="22"/>
          <w:szCs w:val="22"/>
        </w:rPr>
        <w:t xml:space="preserve"> </w:t>
      </w:r>
      <w:r w:rsidR="00757918">
        <w:rPr>
          <w:rFonts w:ascii="Times New Roman" w:hAnsi="Times New Roman" w:cs="Times New Roman"/>
          <w:sz w:val="22"/>
          <w:szCs w:val="22"/>
        </w:rPr>
        <w:t>analyse</w:t>
      </w:r>
      <w:r w:rsidR="000B1458">
        <w:rPr>
          <w:rFonts w:ascii="Times New Roman" w:hAnsi="Times New Roman" w:cs="Times New Roman" w:hint="eastAsia"/>
          <w:sz w:val="22"/>
          <w:szCs w:val="22"/>
        </w:rPr>
        <w:t xml:space="preserve"> the </w:t>
      </w:r>
      <w:r w:rsidR="00A706CB">
        <w:rPr>
          <w:rFonts w:ascii="Times New Roman" w:hAnsi="Times New Roman" w:cs="Times New Roman" w:hint="eastAsia"/>
          <w:sz w:val="22"/>
          <w:szCs w:val="22"/>
        </w:rPr>
        <w:t>result</w:t>
      </w:r>
      <w:r w:rsidR="00F900C4">
        <w:rPr>
          <w:rFonts w:ascii="Times New Roman" w:hAnsi="Times New Roman" w:cs="Times New Roman" w:hint="eastAsia"/>
          <w:sz w:val="22"/>
          <w:szCs w:val="22"/>
        </w:rPr>
        <w:t>. (Figure 10)</w:t>
      </w:r>
    </w:p>
    <w:p w14:paraId="6AEC3554" w14:textId="6C65C9B6" w:rsidR="00A706CB" w:rsidRDefault="00A706CB" w:rsidP="00733181">
      <w:pPr>
        <w:rPr>
          <w:rFonts w:ascii="Times New Roman" w:hAnsi="Times New Roman" w:cs="Times New Roman"/>
          <w:sz w:val="22"/>
          <w:szCs w:val="22"/>
        </w:rPr>
      </w:pPr>
      <w:r>
        <w:rPr>
          <w:rFonts w:ascii="Times New Roman" w:hAnsi="Times New Roman" w:cs="Times New Roman" w:hint="eastAsia"/>
          <w:sz w:val="22"/>
          <w:szCs w:val="22"/>
        </w:rPr>
        <w:t xml:space="preserve">The vertical axis is transmission, which is the reciprocal of infrared absorption.  </w:t>
      </w:r>
      <w:r w:rsidR="003B2925">
        <w:rPr>
          <w:rFonts w:ascii="Times New Roman" w:hAnsi="Times New Roman" w:cs="Times New Roman" w:hint="eastAsia"/>
          <w:sz w:val="22"/>
          <w:szCs w:val="22"/>
        </w:rPr>
        <w:t xml:space="preserve">In other words, the signal in the downward </w:t>
      </w:r>
      <w:r w:rsidR="004C5934">
        <w:rPr>
          <w:rFonts w:ascii="Times New Roman" w:hAnsi="Times New Roman" w:cs="Times New Roman"/>
          <w:sz w:val="22"/>
          <w:szCs w:val="22"/>
        </w:rPr>
        <w:t>direction</w:t>
      </w:r>
      <w:r w:rsidR="003B2925">
        <w:rPr>
          <w:rFonts w:ascii="Times New Roman" w:hAnsi="Times New Roman" w:cs="Times New Roman" w:hint="eastAsia"/>
          <w:sz w:val="22"/>
          <w:szCs w:val="22"/>
        </w:rPr>
        <w:t xml:space="preserve"> expresses infrared absorption.  The horizontal axis is read in </w:t>
      </w:r>
      <w:r w:rsidR="00146B40">
        <w:rPr>
          <w:rFonts w:ascii="Times New Roman" w:hAnsi="Times New Roman" w:cs="Times New Roman" w:hint="eastAsia"/>
          <w:sz w:val="22"/>
          <w:szCs w:val="22"/>
        </w:rPr>
        <w:t xml:space="preserve">Kaiser </w:t>
      </w:r>
      <w:r w:rsidR="00816BBC">
        <w:rPr>
          <w:rFonts w:ascii="Times New Roman" w:hAnsi="Times New Roman" w:cs="Times New Roman" w:hint="eastAsia"/>
          <w:sz w:val="22"/>
          <w:szCs w:val="22"/>
        </w:rPr>
        <w:t>(</w:t>
      </w:r>
      <m:oMath>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-1</m:t>
            </m:r>
          </m:sup>
        </m:sSup>
      </m:oMath>
      <w:r w:rsidR="00816BBC">
        <w:rPr>
          <w:rFonts w:ascii="Times New Roman" w:hAnsi="Times New Roman" w:cs="Times New Roman" w:hint="eastAsia"/>
          <w:sz w:val="22"/>
          <w:szCs w:val="22"/>
        </w:rPr>
        <w:t xml:space="preserve"> </w:t>
      </w:r>
      <w:r w:rsidR="004812BD">
        <w:rPr>
          <w:rFonts w:ascii="Times New Roman" w:hAnsi="Times New Roman" w:cs="Times New Roman" w:hint="eastAsia"/>
          <w:sz w:val="22"/>
          <w:szCs w:val="22"/>
        </w:rPr>
        <w:t>).</w:t>
      </w:r>
      <w:r w:rsidR="009C7FF9">
        <w:rPr>
          <w:rFonts w:ascii="Times New Roman" w:hAnsi="Times New Roman" w:cs="Times New Roman" w:hint="eastAsia"/>
          <w:sz w:val="22"/>
          <w:szCs w:val="22"/>
        </w:rPr>
        <w:t xml:space="preserve"> The principle of the IR spectra and the example information that can be obtained are written in Figure 7 and 8.</w:t>
      </w:r>
    </w:p>
    <w:p w14:paraId="3E330352" w14:textId="42B85136" w:rsidR="00597F95" w:rsidRDefault="00597F95" w:rsidP="00733181">
      <w:pPr>
        <w:rPr>
          <w:rFonts w:ascii="Times New Roman" w:hAnsi="Times New Roman" w:cs="Times New Roman"/>
          <w:sz w:val="22"/>
          <w:szCs w:val="22"/>
        </w:rPr>
      </w:pPr>
      <w:r>
        <w:rPr>
          <w:rFonts w:ascii="Times New Roman" w:hAnsi="Times New Roman" w:cs="Times New Roman" w:hint="eastAsia"/>
          <w:sz w:val="22"/>
          <w:szCs w:val="22"/>
        </w:rPr>
        <w:t xml:space="preserve">Step 5: </w:t>
      </w:r>
      <w:r w:rsidR="0025494D">
        <w:rPr>
          <w:rFonts w:ascii="Times New Roman" w:hAnsi="Times New Roman" w:cs="Times New Roman" w:hint="eastAsia"/>
          <w:sz w:val="22"/>
          <w:szCs w:val="22"/>
        </w:rPr>
        <w:t>The powdered polysterene</w:t>
      </w:r>
      <w:r w:rsidR="00452610">
        <w:rPr>
          <w:rFonts w:ascii="Times New Roman" w:hAnsi="Times New Roman" w:cs="Times New Roman" w:hint="eastAsia"/>
          <w:sz w:val="22"/>
          <w:szCs w:val="22"/>
        </w:rPr>
        <w:t xml:space="preserve"> (Figure 1</w:t>
      </w:r>
      <w:r w:rsidR="0028575D">
        <w:rPr>
          <w:rFonts w:ascii="Times New Roman" w:hAnsi="Times New Roman" w:cs="Times New Roman" w:hint="eastAsia"/>
          <w:sz w:val="22"/>
          <w:szCs w:val="22"/>
        </w:rPr>
        <w:t>2</w:t>
      </w:r>
      <w:r w:rsidR="00452610">
        <w:rPr>
          <w:rFonts w:ascii="Times New Roman" w:hAnsi="Times New Roman" w:cs="Times New Roman" w:hint="eastAsia"/>
          <w:sz w:val="22"/>
          <w:szCs w:val="22"/>
        </w:rPr>
        <w:t>)</w:t>
      </w:r>
      <w:r w:rsidR="0025494D">
        <w:rPr>
          <w:rFonts w:ascii="Times New Roman" w:hAnsi="Times New Roman" w:cs="Times New Roman" w:hint="eastAsia"/>
          <w:sz w:val="22"/>
          <w:szCs w:val="22"/>
        </w:rPr>
        <w:t xml:space="preserve"> is measured</w:t>
      </w:r>
      <w:r w:rsidR="00452610">
        <w:rPr>
          <w:rFonts w:ascii="Times New Roman" w:hAnsi="Times New Roman" w:cs="Times New Roman" w:hint="eastAsia"/>
          <w:sz w:val="22"/>
          <w:szCs w:val="22"/>
        </w:rPr>
        <w:t xml:space="preserve">. The weight will then be used to calculate the </w:t>
      </w:r>
      <w:r w:rsidR="00452610">
        <w:rPr>
          <w:rFonts w:ascii="Times New Roman" w:hAnsi="Times New Roman" w:cs="Times New Roman"/>
          <w:sz w:val="22"/>
          <w:szCs w:val="22"/>
        </w:rPr>
        <w:t>synthetic</w:t>
      </w:r>
      <w:r w:rsidR="00452610">
        <w:rPr>
          <w:rFonts w:ascii="Times New Roman" w:hAnsi="Times New Roman" w:cs="Times New Roman" w:hint="eastAsia"/>
          <w:sz w:val="22"/>
          <w:szCs w:val="22"/>
        </w:rPr>
        <w:t xml:space="preserve"> yield of the polymerization process in the end of this report.</w:t>
      </w:r>
      <w:r w:rsidR="00B42BB6">
        <w:rPr>
          <w:rFonts w:ascii="Times New Roman" w:hAnsi="Times New Roman" w:cs="Times New Roman" w:hint="eastAsia"/>
          <w:sz w:val="22"/>
          <w:szCs w:val="22"/>
        </w:rPr>
        <w:t xml:space="preserve"> The powdered polystyrene is left and kept as a collection in the lab. </w:t>
      </w:r>
    </w:p>
    <w:p w14:paraId="75B77767" w14:textId="212020B3" w:rsidR="00D24DEF" w:rsidRDefault="00D24DEF" w:rsidP="00733181">
      <w:pPr>
        <w:rPr>
          <w:rFonts w:ascii="Times New Roman" w:hAnsi="Times New Roman" w:cs="Times New Roman"/>
          <w:sz w:val="22"/>
          <w:szCs w:val="22"/>
        </w:rPr>
      </w:pPr>
      <w:r>
        <w:rPr>
          <w:rFonts w:ascii="Times New Roman" w:hAnsi="Times New Roman" w:cs="Times New Roman" w:hint="eastAsia"/>
          <w:sz w:val="22"/>
          <w:szCs w:val="22"/>
        </w:rPr>
        <w:t xml:space="preserve">The polysterene film is </w:t>
      </w:r>
      <w:r>
        <w:rPr>
          <w:rFonts w:ascii="Times New Roman" w:hAnsi="Times New Roman" w:cs="Times New Roman"/>
          <w:sz w:val="22"/>
          <w:szCs w:val="22"/>
        </w:rPr>
        <w:t>attached</w:t>
      </w:r>
      <w:r>
        <w:rPr>
          <w:rFonts w:ascii="Times New Roman" w:hAnsi="Times New Roman" w:cs="Times New Roman" w:hint="eastAsia"/>
          <w:sz w:val="22"/>
          <w:szCs w:val="22"/>
        </w:rPr>
        <w:t xml:space="preserve"> to the cover of this report and inside a plastic ziplock. (Figure </w:t>
      </w:r>
      <w:r w:rsidR="00490887">
        <w:rPr>
          <w:rFonts w:ascii="Times New Roman" w:hAnsi="Times New Roman" w:cs="Times New Roman" w:hint="eastAsia"/>
          <w:sz w:val="22"/>
          <w:szCs w:val="22"/>
        </w:rPr>
        <w:t>10</w:t>
      </w:r>
      <w:r>
        <w:rPr>
          <w:rFonts w:ascii="Times New Roman" w:hAnsi="Times New Roman" w:cs="Times New Roman" w:hint="eastAsia"/>
          <w:sz w:val="22"/>
          <w:szCs w:val="22"/>
        </w:rPr>
        <w:t>)</w:t>
      </w:r>
      <w:r>
        <w:rPr>
          <w:rFonts w:ascii="Times New Roman" w:hAnsi="Times New Roman" w:cs="Times New Roman"/>
          <w:sz w:val="22"/>
          <w:szCs w:val="22"/>
        </w:rPr>
        <w:br/>
      </w:r>
    </w:p>
    <w:p w14:paraId="5D6765EF" w14:textId="77F07ECA" w:rsidR="001668E0" w:rsidRDefault="001668E0" w:rsidP="001668E0">
      <w:pPr>
        <w:keepNext/>
      </w:pPr>
      <w:r>
        <w:rPr>
          <w:noProof/>
        </w:rPr>
        <w:drawing>
          <wp:inline distT="0" distB="0" distL="0" distR="0" wp14:anchorId="47A25269" wp14:editId="49B89537">
            <wp:extent cx="742566" cy="1160297"/>
            <wp:effectExtent l="0" t="0" r="635" b="1905"/>
            <wp:docPr id="1945552012" name="Picture 1" descr="Close-up of a white envelope with a clear plastic dis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52012" name="Picture 1" descr="Close-up of a white envelope with a clear plastic disc&#10;&#10;AI-generated content may be incorrect."/>
                    <pic:cNvPicPr/>
                  </pic:nvPicPr>
                  <pic:blipFill>
                    <a:blip r:embed="rId19"/>
                    <a:stretch>
                      <a:fillRect/>
                    </a:stretch>
                  </pic:blipFill>
                  <pic:spPr>
                    <a:xfrm>
                      <a:off x="0" y="0"/>
                      <a:ext cx="761110" cy="1189273"/>
                    </a:xfrm>
                    <a:prstGeom prst="rect">
                      <a:avLst/>
                    </a:prstGeom>
                  </pic:spPr>
                </pic:pic>
              </a:graphicData>
            </a:graphic>
          </wp:inline>
        </w:drawing>
      </w:r>
    </w:p>
    <w:p w14:paraId="57F06D65" w14:textId="469048DA" w:rsidR="00757918" w:rsidRDefault="001668E0" w:rsidP="001668E0">
      <w:pPr>
        <w:pStyle w:val="Caption"/>
        <w:rPr>
          <w:rFonts w:ascii="Times New Roman" w:hAnsi="Times New Roman" w:cs="Times New Roman"/>
          <w:sz w:val="22"/>
          <w:szCs w:val="22"/>
        </w:rPr>
      </w:pPr>
      <w:r>
        <w:t xml:space="preserve">Figure </w:t>
      </w:r>
      <w:fldSimple w:instr=" SEQ Figure \* ARABIC ">
        <w:r w:rsidR="00490887">
          <w:rPr>
            <w:noProof/>
          </w:rPr>
          <w:t>10</w:t>
        </w:r>
      </w:fldSimple>
      <w:r>
        <w:rPr>
          <w:rFonts w:hint="eastAsia"/>
        </w:rPr>
        <w:t xml:space="preserve"> Polystyrene film formed, which is used for the infrared spectroscopy testing</w:t>
      </w:r>
    </w:p>
    <w:p w14:paraId="70306562" w14:textId="69946A00" w:rsidR="0031732E" w:rsidRPr="0031732E" w:rsidRDefault="0031732E" w:rsidP="00CF2152">
      <w:pPr>
        <w:rPr>
          <w:rFonts w:ascii="Times New Roman" w:hAnsi="Times New Roman" w:cs="Times New Roman"/>
          <w:b/>
          <w:bCs/>
          <w:sz w:val="22"/>
          <w:szCs w:val="22"/>
        </w:rPr>
      </w:pPr>
      <w:r>
        <w:rPr>
          <w:rFonts w:ascii="Times New Roman" w:hAnsi="Times New Roman" w:cs="Times New Roman" w:hint="eastAsia"/>
          <w:b/>
          <w:bCs/>
          <w:sz w:val="22"/>
          <w:szCs w:val="22"/>
        </w:rPr>
        <w:t>Results</w:t>
      </w:r>
      <w:r w:rsidR="007D32CE">
        <w:rPr>
          <w:rFonts w:ascii="Times New Roman" w:hAnsi="Times New Roman" w:cs="Times New Roman" w:hint="eastAsia"/>
          <w:b/>
          <w:bCs/>
          <w:sz w:val="22"/>
          <w:szCs w:val="22"/>
        </w:rPr>
        <w:t xml:space="preserve"> and Discussion</w:t>
      </w:r>
    </w:p>
    <w:p w14:paraId="379740B1" w14:textId="7D9D8A67" w:rsidR="0031732E" w:rsidRDefault="0031732E" w:rsidP="00CF2152">
      <w:pPr>
        <w:rPr>
          <w:rFonts w:ascii="Times New Roman" w:hAnsi="Times New Roman" w:cs="Times New Roman"/>
          <w:b/>
          <w:bCs/>
          <w:sz w:val="22"/>
          <w:szCs w:val="22"/>
        </w:rPr>
      </w:pPr>
      <w:r>
        <w:rPr>
          <w:rFonts w:ascii="Times New Roman" w:hAnsi="Times New Roman" w:cs="Times New Roman" w:hint="eastAsia"/>
          <w:b/>
          <w:bCs/>
          <w:sz w:val="22"/>
          <w:szCs w:val="22"/>
        </w:rPr>
        <w:t xml:space="preserve">Infrared Assignment and Infrared </w:t>
      </w:r>
      <w:r w:rsidR="00D24DEF">
        <w:rPr>
          <w:rFonts w:ascii="Times New Roman" w:hAnsi="Times New Roman" w:cs="Times New Roman" w:hint="eastAsia"/>
          <w:b/>
          <w:bCs/>
          <w:sz w:val="22"/>
          <w:szCs w:val="22"/>
        </w:rPr>
        <w:t xml:space="preserve">Absorption </w:t>
      </w:r>
      <w:r>
        <w:rPr>
          <w:rFonts w:ascii="Times New Roman" w:hAnsi="Times New Roman" w:cs="Times New Roman" w:hint="eastAsia"/>
          <w:b/>
          <w:bCs/>
          <w:sz w:val="22"/>
          <w:szCs w:val="22"/>
        </w:rPr>
        <w:t>Spectra Result</w:t>
      </w:r>
    </w:p>
    <w:p w14:paraId="010849AD" w14:textId="74F8DDD4" w:rsidR="006A6E49" w:rsidRPr="006A6E49" w:rsidRDefault="006A6E49" w:rsidP="00CF2152">
      <w:pPr>
        <w:rPr>
          <w:rFonts w:ascii="Times New Roman" w:hAnsi="Times New Roman" w:cs="Times New Roman"/>
          <w:sz w:val="22"/>
          <w:szCs w:val="22"/>
        </w:rPr>
      </w:pPr>
      <w:r>
        <w:rPr>
          <w:rFonts w:ascii="Times New Roman" w:hAnsi="Times New Roman" w:cs="Times New Roman" w:hint="eastAsia"/>
          <w:sz w:val="22"/>
          <w:szCs w:val="22"/>
        </w:rPr>
        <w:t xml:space="preserve">The infrared </w:t>
      </w:r>
      <w:r w:rsidR="00D24DEF">
        <w:rPr>
          <w:rFonts w:ascii="Times New Roman" w:hAnsi="Times New Roman" w:cs="Times New Roman" w:hint="eastAsia"/>
          <w:sz w:val="22"/>
          <w:szCs w:val="22"/>
        </w:rPr>
        <w:t xml:space="preserve">absorption spectra </w:t>
      </w:r>
      <w:r>
        <w:rPr>
          <w:rFonts w:ascii="Times New Roman" w:hAnsi="Times New Roman" w:cs="Times New Roman" w:hint="eastAsia"/>
          <w:sz w:val="22"/>
          <w:szCs w:val="22"/>
        </w:rPr>
        <w:t>result is below.</w:t>
      </w:r>
      <w:r w:rsidR="00D24DEF">
        <w:rPr>
          <w:rFonts w:ascii="Times New Roman" w:hAnsi="Times New Roman" w:cs="Times New Roman" w:hint="eastAsia"/>
          <w:sz w:val="22"/>
          <w:szCs w:val="22"/>
        </w:rPr>
        <w:t xml:space="preserve"> (Figure 1</w:t>
      </w:r>
      <w:r w:rsidR="00490887">
        <w:rPr>
          <w:rFonts w:ascii="Times New Roman" w:hAnsi="Times New Roman" w:cs="Times New Roman" w:hint="eastAsia"/>
          <w:sz w:val="22"/>
          <w:szCs w:val="22"/>
        </w:rPr>
        <w:t>1</w:t>
      </w:r>
      <w:r w:rsidR="00D24DEF">
        <w:rPr>
          <w:rFonts w:ascii="Times New Roman" w:hAnsi="Times New Roman" w:cs="Times New Roman" w:hint="eastAsia"/>
          <w:sz w:val="22"/>
          <w:szCs w:val="22"/>
        </w:rPr>
        <w:t>)</w:t>
      </w:r>
    </w:p>
    <w:p w14:paraId="4E09D1B0" w14:textId="77777777" w:rsidR="00D27C16" w:rsidRDefault="006A6E49" w:rsidP="00D27C16">
      <w:pPr>
        <w:keepNext/>
      </w:pPr>
      <w:r w:rsidRPr="006A6E49">
        <w:rPr>
          <w:rFonts w:ascii="Times New Roman" w:hAnsi="Times New Roman" w:cs="Times New Roman"/>
          <w:b/>
          <w:bCs/>
          <w:noProof/>
          <w:sz w:val="22"/>
          <w:szCs w:val="22"/>
        </w:rPr>
        <w:drawing>
          <wp:inline distT="0" distB="0" distL="0" distR="0" wp14:anchorId="5E2AA821" wp14:editId="2D56718D">
            <wp:extent cx="3676010" cy="2471709"/>
            <wp:effectExtent l="0" t="0" r="1270" b="5080"/>
            <wp:docPr id="1561212140"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12140" name="Picture 1" descr="A paper with writing on it&#10;&#10;AI-generated content may be incorrect."/>
                    <pic:cNvPicPr/>
                  </pic:nvPicPr>
                  <pic:blipFill>
                    <a:blip r:embed="rId20"/>
                    <a:stretch>
                      <a:fillRect/>
                    </a:stretch>
                  </pic:blipFill>
                  <pic:spPr>
                    <a:xfrm>
                      <a:off x="0" y="0"/>
                      <a:ext cx="3695658" cy="2484920"/>
                    </a:xfrm>
                    <a:prstGeom prst="rect">
                      <a:avLst/>
                    </a:prstGeom>
                  </pic:spPr>
                </pic:pic>
              </a:graphicData>
            </a:graphic>
          </wp:inline>
        </w:drawing>
      </w:r>
    </w:p>
    <w:p w14:paraId="0BFF0611" w14:textId="627F6809" w:rsidR="006A6E49" w:rsidRDefault="00D27C16" w:rsidP="00D27C16">
      <w:pPr>
        <w:pStyle w:val="Caption"/>
        <w:rPr>
          <w:rFonts w:ascii="Times New Roman" w:hAnsi="Times New Roman" w:cs="Times New Roman"/>
          <w:b/>
          <w:bCs/>
          <w:sz w:val="22"/>
          <w:szCs w:val="22"/>
        </w:rPr>
      </w:pPr>
      <w:r>
        <w:t xml:space="preserve">Figure </w:t>
      </w:r>
      <w:fldSimple w:instr=" SEQ Figure \* ARABIC ">
        <w:r w:rsidR="00490887">
          <w:rPr>
            <w:noProof/>
          </w:rPr>
          <w:t>11</w:t>
        </w:r>
      </w:fldSimple>
      <w:r>
        <w:rPr>
          <w:rFonts w:hint="eastAsia"/>
        </w:rPr>
        <w:t xml:space="preserve"> IR Absorption Spectra result</w:t>
      </w:r>
    </w:p>
    <w:p w14:paraId="529BA323" w14:textId="0E5E0729" w:rsidR="006A6E49" w:rsidRPr="00C71119" w:rsidRDefault="00C71119" w:rsidP="00CF2152">
      <w:pPr>
        <w:rPr>
          <w:rFonts w:ascii="Times New Roman" w:hAnsi="Times New Roman" w:cs="Times New Roman"/>
          <w:sz w:val="22"/>
          <w:szCs w:val="22"/>
        </w:rPr>
      </w:pPr>
      <w:r>
        <w:rPr>
          <w:rFonts w:ascii="Times New Roman" w:hAnsi="Times New Roman" w:cs="Times New Roman" w:hint="eastAsia"/>
          <w:sz w:val="22"/>
          <w:szCs w:val="22"/>
        </w:rPr>
        <w:t xml:space="preserve">Both </w:t>
      </w:r>
      <w:r w:rsidR="00C273F7">
        <w:rPr>
          <w:rFonts w:ascii="Times New Roman" w:hAnsi="Times New Roman" w:cs="Times New Roman" w:hint="eastAsia"/>
          <w:sz w:val="22"/>
          <w:szCs w:val="22"/>
        </w:rPr>
        <w:t xml:space="preserve">original printed out </w:t>
      </w:r>
      <w:r>
        <w:rPr>
          <w:rFonts w:ascii="Times New Roman" w:hAnsi="Times New Roman" w:cs="Times New Roman" w:hint="eastAsia"/>
          <w:sz w:val="22"/>
          <w:szCs w:val="22"/>
        </w:rPr>
        <w:t xml:space="preserve">pages of the infrared </w:t>
      </w:r>
      <w:r w:rsidR="00C273F7">
        <w:rPr>
          <w:rFonts w:ascii="Times New Roman" w:hAnsi="Times New Roman" w:cs="Times New Roman" w:hint="eastAsia"/>
          <w:sz w:val="22"/>
          <w:szCs w:val="22"/>
        </w:rPr>
        <w:t xml:space="preserve">absorption spectra measurement result are attached to this report. </w:t>
      </w:r>
    </w:p>
    <w:p w14:paraId="548A5D4C" w14:textId="0257FE2D" w:rsidR="0031732E" w:rsidRDefault="00F95C72" w:rsidP="00CF2152">
      <w:pPr>
        <w:rPr>
          <w:rFonts w:ascii="Times New Roman" w:hAnsi="Times New Roman" w:cs="Times New Roman"/>
          <w:sz w:val="22"/>
          <w:szCs w:val="22"/>
        </w:rPr>
      </w:pPr>
      <w:r w:rsidRPr="00F95C72">
        <w:rPr>
          <w:rFonts w:ascii="Times New Roman" w:hAnsi="Times New Roman" w:cs="Times New Roman"/>
          <w:sz w:val="22"/>
          <w:szCs w:val="22"/>
        </w:rPr>
        <w:lastRenderedPageBreak/>
        <w:t xml:space="preserve">The results of the spectroscopy show multiple regions where the transmittance drops significantly namely 1, 2, 3, 4, </w:t>
      </w:r>
      <w:r>
        <w:rPr>
          <w:rFonts w:ascii="Times New Roman" w:hAnsi="Times New Roman" w:cs="Times New Roman" w:hint="eastAsia"/>
          <w:sz w:val="22"/>
          <w:szCs w:val="22"/>
        </w:rPr>
        <w:t>5</w:t>
      </w:r>
      <w:r w:rsidRPr="00F95C72">
        <w:rPr>
          <w:rFonts w:ascii="Times New Roman" w:hAnsi="Times New Roman" w:cs="Times New Roman"/>
          <w:sz w:val="22"/>
          <w:szCs w:val="22"/>
        </w:rPr>
        <w:t xml:space="preserve">, </w:t>
      </w:r>
      <w:r w:rsidR="00467920">
        <w:rPr>
          <w:rFonts w:ascii="Times New Roman" w:hAnsi="Times New Roman" w:cs="Times New Roman" w:hint="eastAsia"/>
          <w:sz w:val="22"/>
          <w:szCs w:val="22"/>
        </w:rPr>
        <w:t>11</w:t>
      </w:r>
      <w:r w:rsidRPr="00F95C72">
        <w:rPr>
          <w:rFonts w:ascii="Times New Roman" w:hAnsi="Times New Roman" w:cs="Times New Roman"/>
          <w:sz w:val="22"/>
          <w:szCs w:val="22"/>
        </w:rPr>
        <w:t>, 1</w:t>
      </w:r>
      <w:r w:rsidR="00467920">
        <w:rPr>
          <w:rFonts w:ascii="Times New Roman" w:hAnsi="Times New Roman" w:cs="Times New Roman" w:hint="eastAsia"/>
          <w:sz w:val="22"/>
          <w:szCs w:val="22"/>
        </w:rPr>
        <w:t>4</w:t>
      </w:r>
      <w:r w:rsidRPr="00F95C72">
        <w:rPr>
          <w:rFonts w:ascii="Times New Roman" w:hAnsi="Times New Roman" w:cs="Times New Roman"/>
          <w:sz w:val="22"/>
          <w:szCs w:val="22"/>
        </w:rPr>
        <w:t>, 1</w:t>
      </w:r>
      <w:r w:rsidR="00467920">
        <w:rPr>
          <w:rFonts w:ascii="Times New Roman" w:hAnsi="Times New Roman" w:cs="Times New Roman" w:hint="eastAsia"/>
          <w:sz w:val="22"/>
          <w:szCs w:val="22"/>
        </w:rPr>
        <w:t>5</w:t>
      </w:r>
      <w:r w:rsidRPr="00F95C72">
        <w:rPr>
          <w:rFonts w:ascii="Times New Roman" w:hAnsi="Times New Roman" w:cs="Times New Roman"/>
          <w:sz w:val="22"/>
          <w:szCs w:val="22"/>
        </w:rPr>
        <w:t xml:space="preserve">, </w:t>
      </w:r>
      <w:r w:rsidR="00467920">
        <w:rPr>
          <w:rFonts w:ascii="Times New Roman" w:hAnsi="Times New Roman" w:cs="Times New Roman" w:hint="eastAsia"/>
          <w:sz w:val="22"/>
          <w:szCs w:val="22"/>
        </w:rPr>
        <w:t>23, and 24</w:t>
      </w:r>
      <w:r w:rsidRPr="00F95C72">
        <w:rPr>
          <w:rFonts w:ascii="Times New Roman" w:hAnsi="Times New Roman" w:cs="Times New Roman"/>
          <w:sz w:val="22"/>
          <w:szCs w:val="22"/>
        </w:rPr>
        <w:t>. Each of these regions correspond to wavelengths where molecular bonds absorb most energy.</w:t>
      </w:r>
      <w:r w:rsidR="00F11557">
        <w:rPr>
          <w:rFonts w:ascii="Times New Roman" w:hAnsi="Times New Roman" w:cs="Times New Roman" w:hint="eastAsia"/>
          <w:sz w:val="22"/>
          <w:szCs w:val="22"/>
        </w:rPr>
        <w:t xml:space="preserve"> </w:t>
      </w:r>
      <w:r w:rsidR="00F11557" w:rsidRPr="00F11557">
        <w:rPr>
          <w:rFonts w:ascii="Times New Roman" w:hAnsi="Times New Roman" w:cs="Times New Roman"/>
          <w:sz w:val="22"/>
          <w:szCs w:val="22"/>
        </w:rPr>
        <w:t xml:space="preserve">Peaks 1 to 4, located </w:t>
      </w:r>
      <w:r w:rsidR="00F11557">
        <w:rPr>
          <w:rFonts w:ascii="Times New Roman" w:hAnsi="Times New Roman" w:cs="Times New Roman" w:hint="eastAsia"/>
          <w:sz w:val="22"/>
          <w:szCs w:val="22"/>
        </w:rPr>
        <w:t>around</w:t>
      </w:r>
      <w:r w:rsidR="00F11557" w:rsidRPr="00F11557">
        <w:rPr>
          <w:rFonts w:ascii="Times New Roman" w:hAnsi="Times New Roman" w:cs="Times New Roman"/>
          <w:sz w:val="22"/>
          <w:szCs w:val="22"/>
        </w:rPr>
        <w:t xml:space="preserve"> 3000cm−1, correspond to the C-H molecular bond vibrations. This is present in the aromatic ring of the polystyrene molecule.</w:t>
      </w:r>
      <w:r w:rsidR="00313D35">
        <w:rPr>
          <w:rFonts w:ascii="Times New Roman" w:hAnsi="Times New Roman" w:cs="Times New Roman" w:hint="eastAsia"/>
          <w:sz w:val="22"/>
          <w:szCs w:val="22"/>
        </w:rPr>
        <w:t xml:space="preserve"> </w:t>
      </w:r>
      <w:r w:rsidR="00313D35" w:rsidRPr="00313D35">
        <w:rPr>
          <w:rFonts w:ascii="Times New Roman" w:hAnsi="Times New Roman" w:cs="Times New Roman"/>
          <w:sz w:val="22"/>
          <w:szCs w:val="22"/>
        </w:rPr>
        <w:t xml:space="preserve">The region around 1500cm−1 has peaks no </w:t>
      </w:r>
      <w:r w:rsidR="00313D35">
        <w:rPr>
          <w:rFonts w:ascii="Times New Roman" w:hAnsi="Times New Roman" w:cs="Times New Roman" w:hint="eastAsia"/>
          <w:sz w:val="22"/>
          <w:szCs w:val="22"/>
        </w:rPr>
        <w:t>14</w:t>
      </w:r>
      <w:r w:rsidR="00313D35" w:rsidRPr="00313D35">
        <w:rPr>
          <w:rFonts w:ascii="Times New Roman" w:hAnsi="Times New Roman" w:cs="Times New Roman"/>
          <w:sz w:val="22"/>
          <w:szCs w:val="22"/>
        </w:rPr>
        <w:t xml:space="preserve"> and </w:t>
      </w:r>
      <w:r w:rsidR="00313D35">
        <w:rPr>
          <w:rFonts w:ascii="Times New Roman" w:hAnsi="Times New Roman" w:cs="Times New Roman" w:hint="eastAsia"/>
          <w:sz w:val="22"/>
          <w:szCs w:val="22"/>
        </w:rPr>
        <w:t xml:space="preserve">15 </w:t>
      </w:r>
      <w:r w:rsidR="00313D35" w:rsidRPr="00313D35">
        <w:rPr>
          <w:rFonts w:ascii="Times New Roman" w:hAnsi="Times New Roman" w:cs="Times New Roman"/>
          <w:sz w:val="22"/>
          <w:szCs w:val="22"/>
        </w:rPr>
        <w:t>which correspond to CH2 and CH3 bonds.</w:t>
      </w:r>
      <w:r w:rsidR="007F3D1A" w:rsidRPr="007F3D1A">
        <w:t xml:space="preserve"> </w:t>
      </w:r>
      <w:r w:rsidR="007F3D1A" w:rsidRPr="007F3D1A">
        <w:rPr>
          <w:rFonts w:ascii="Times New Roman" w:hAnsi="Times New Roman" w:cs="Times New Roman"/>
          <w:sz w:val="22"/>
          <w:szCs w:val="22"/>
        </w:rPr>
        <w:t xml:space="preserve">The peaks </w:t>
      </w:r>
      <w:r w:rsidR="00F54D77">
        <w:rPr>
          <w:rFonts w:ascii="Times New Roman" w:hAnsi="Times New Roman" w:cs="Times New Roman" w:hint="eastAsia"/>
          <w:sz w:val="22"/>
          <w:szCs w:val="22"/>
        </w:rPr>
        <w:t>23</w:t>
      </w:r>
      <w:r w:rsidR="007F3D1A" w:rsidRPr="007F3D1A">
        <w:rPr>
          <w:rFonts w:ascii="Times New Roman" w:hAnsi="Times New Roman" w:cs="Times New Roman"/>
          <w:sz w:val="22"/>
          <w:szCs w:val="22"/>
        </w:rPr>
        <w:t xml:space="preserve"> to </w:t>
      </w:r>
      <w:r w:rsidR="00F54D77">
        <w:rPr>
          <w:rFonts w:ascii="Times New Roman" w:hAnsi="Times New Roman" w:cs="Times New Roman" w:hint="eastAsia"/>
          <w:sz w:val="22"/>
          <w:szCs w:val="22"/>
        </w:rPr>
        <w:t>24</w:t>
      </w:r>
      <w:r w:rsidR="007F3D1A" w:rsidRPr="007F3D1A">
        <w:rPr>
          <w:rFonts w:ascii="Times New Roman" w:hAnsi="Times New Roman" w:cs="Times New Roman"/>
          <w:sz w:val="22"/>
          <w:szCs w:val="22"/>
        </w:rPr>
        <w:t xml:space="preserve"> correspond to the rocking vibrations of CH2 around 700cm−1. These results are evidence that the resulting material is indeed polystyrene</w:t>
      </w:r>
      <w:r w:rsidR="007F3D1A">
        <w:rPr>
          <w:rFonts w:ascii="Times New Roman" w:hAnsi="Times New Roman" w:cs="Times New Roman" w:hint="eastAsia"/>
          <w:sz w:val="22"/>
          <w:szCs w:val="22"/>
        </w:rPr>
        <w:t>.</w:t>
      </w:r>
    </w:p>
    <w:p w14:paraId="6161EE15" w14:textId="030933C2" w:rsidR="0031732E" w:rsidRDefault="0031732E" w:rsidP="00CF2152">
      <w:pPr>
        <w:rPr>
          <w:rFonts w:ascii="Times New Roman" w:hAnsi="Times New Roman" w:cs="Times New Roman"/>
          <w:b/>
          <w:bCs/>
          <w:sz w:val="22"/>
          <w:szCs w:val="22"/>
        </w:rPr>
      </w:pPr>
      <w:r>
        <w:rPr>
          <w:rFonts w:ascii="Times New Roman" w:hAnsi="Times New Roman" w:cs="Times New Roman" w:hint="eastAsia"/>
          <w:b/>
          <w:bCs/>
          <w:sz w:val="22"/>
          <w:szCs w:val="22"/>
        </w:rPr>
        <w:t>Polymerization yield</w:t>
      </w:r>
    </w:p>
    <w:p w14:paraId="0F76C5F7" w14:textId="7CE4809B" w:rsidR="0031732E" w:rsidRDefault="0031732E" w:rsidP="00CF2152">
      <w:pPr>
        <w:rPr>
          <w:rFonts w:ascii="Times New Roman" w:hAnsi="Times New Roman" w:cs="Times New Roman"/>
          <w:sz w:val="22"/>
          <w:szCs w:val="22"/>
        </w:rPr>
      </w:pPr>
      <w:r>
        <w:rPr>
          <w:rFonts w:ascii="Times New Roman" w:hAnsi="Times New Roman" w:cs="Times New Roman" w:hint="eastAsia"/>
          <w:sz w:val="22"/>
          <w:szCs w:val="22"/>
        </w:rPr>
        <w:t xml:space="preserve">Styrene (Monomer) weight: 0.902 g/mL </w:t>
      </w:r>
      <w:r>
        <w:rPr>
          <w:rFonts w:ascii="Times New Roman" w:hAnsi="Times New Roman" w:cs="Times New Roman"/>
          <w:sz w:val="22"/>
          <w:szCs w:val="22"/>
        </w:rPr>
        <w:t>–</w:t>
      </w:r>
      <w:r>
        <w:rPr>
          <w:rFonts w:ascii="Times New Roman" w:hAnsi="Times New Roman" w:cs="Times New Roman" w:hint="eastAsia"/>
          <w:sz w:val="22"/>
          <w:szCs w:val="22"/>
        </w:rPr>
        <w:t xml:space="preserve"> 1mL- &gt; 0.902 g Polymerization monomer</w:t>
      </w:r>
    </w:p>
    <w:p w14:paraId="1A609ED2" w14:textId="128D49E5" w:rsidR="0031732E" w:rsidRDefault="00030EE6" w:rsidP="00CF2152">
      <w:pPr>
        <w:rPr>
          <w:rFonts w:ascii="Times New Roman" w:hAnsi="Times New Roman" w:cs="Times New Roman"/>
          <w:sz w:val="22"/>
          <w:szCs w:val="22"/>
        </w:rPr>
      </w:pPr>
      <w:r>
        <w:rPr>
          <w:rFonts w:ascii="Times New Roman" w:hAnsi="Times New Roman" w:cs="Times New Roman" w:hint="eastAsia"/>
          <w:sz w:val="22"/>
          <w:szCs w:val="22"/>
        </w:rPr>
        <w:t xml:space="preserve">After the </w:t>
      </w:r>
      <w:r>
        <w:rPr>
          <w:rFonts w:ascii="Times New Roman" w:hAnsi="Times New Roman" w:cs="Times New Roman"/>
          <w:sz w:val="22"/>
          <w:szCs w:val="22"/>
        </w:rPr>
        <w:t>polymerization</w:t>
      </w:r>
      <w:r>
        <w:rPr>
          <w:rFonts w:ascii="Times New Roman" w:hAnsi="Times New Roman" w:cs="Times New Roman" w:hint="eastAsia"/>
          <w:sz w:val="22"/>
          <w:szCs w:val="22"/>
        </w:rPr>
        <w:t xml:space="preserve"> reaction and process has finished, I obtained mass of 0.6231 g of sampled powder </w:t>
      </w:r>
      <w:r w:rsidR="00B47F83">
        <w:rPr>
          <w:rFonts w:ascii="Times New Roman" w:hAnsi="Times New Roman" w:cs="Times New Roman" w:hint="eastAsia"/>
          <w:sz w:val="22"/>
          <w:szCs w:val="22"/>
        </w:rPr>
        <w:t>poly</w:t>
      </w:r>
      <w:r>
        <w:rPr>
          <w:rFonts w:ascii="Times New Roman" w:hAnsi="Times New Roman" w:cs="Times New Roman" w:hint="eastAsia"/>
          <w:sz w:val="22"/>
          <w:szCs w:val="22"/>
        </w:rPr>
        <w:t>styrene</w:t>
      </w:r>
      <w:r w:rsidR="00B442D0">
        <w:rPr>
          <w:rFonts w:ascii="Times New Roman" w:hAnsi="Times New Roman" w:cs="Times New Roman" w:hint="eastAsia"/>
          <w:sz w:val="22"/>
          <w:szCs w:val="22"/>
        </w:rPr>
        <w:t xml:space="preserve"> (</w:t>
      </w:r>
      <w:r w:rsidR="007818CB">
        <w:rPr>
          <w:rFonts w:ascii="Times New Roman" w:hAnsi="Times New Roman" w:cs="Times New Roman" w:hint="eastAsia"/>
          <w:sz w:val="22"/>
          <w:szCs w:val="22"/>
        </w:rPr>
        <w:t xml:space="preserve">Figure </w:t>
      </w:r>
      <w:r w:rsidR="00B47F83">
        <w:rPr>
          <w:rFonts w:ascii="Times New Roman" w:hAnsi="Times New Roman" w:cs="Times New Roman" w:hint="eastAsia"/>
          <w:sz w:val="22"/>
          <w:szCs w:val="22"/>
        </w:rPr>
        <w:t>1</w:t>
      </w:r>
      <w:r w:rsidR="00490887">
        <w:rPr>
          <w:rFonts w:ascii="Times New Roman" w:hAnsi="Times New Roman" w:cs="Times New Roman" w:hint="eastAsia"/>
          <w:sz w:val="22"/>
          <w:szCs w:val="22"/>
        </w:rPr>
        <w:t>2</w:t>
      </w:r>
      <w:r w:rsidR="008C1118">
        <w:rPr>
          <w:rFonts w:ascii="Times New Roman" w:hAnsi="Times New Roman" w:cs="Times New Roman" w:hint="eastAsia"/>
          <w:sz w:val="22"/>
          <w:szCs w:val="22"/>
        </w:rPr>
        <w:t>)</w:t>
      </w:r>
    </w:p>
    <w:p w14:paraId="5342A622" w14:textId="7FD47CCB" w:rsidR="00030EE6" w:rsidRDefault="00030EE6" w:rsidP="00CF2152">
      <w:pPr>
        <w:rPr>
          <w:rFonts w:ascii="Times New Roman" w:hAnsi="Times New Roman" w:cs="Times New Roman"/>
          <w:sz w:val="22"/>
          <w:szCs w:val="22"/>
        </w:rPr>
      </w:pPr>
      <w:r>
        <w:rPr>
          <w:rFonts w:ascii="Times New Roman" w:hAnsi="Times New Roman" w:cs="Times New Roman" w:hint="eastAsia"/>
          <w:sz w:val="22"/>
          <w:szCs w:val="22"/>
        </w:rPr>
        <w:t xml:space="preserve">Thus the </w:t>
      </w:r>
      <w:r>
        <w:rPr>
          <w:rFonts w:ascii="Times New Roman" w:hAnsi="Times New Roman" w:cs="Times New Roman"/>
          <w:sz w:val="22"/>
          <w:szCs w:val="22"/>
        </w:rPr>
        <w:t>synthetic</w:t>
      </w:r>
      <w:r>
        <w:rPr>
          <w:rFonts w:ascii="Times New Roman" w:hAnsi="Times New Roman" w:cs="Times New Roman" w:hint="eastAsia"/>
          <w:sz w:val="22"/>
          <w:szCs w:val="22"/>
        </w:rPr>
        <w:t xml:space="preserve"> yield </w:t>
      </w:r>
      <w:r w:rsidR="006A6E49">
        <w:rPr>
          <w:rFonts w:ascii="Times New Roman" w:hAnsi="Times New Roman" w:cs="Times New Roman" w:hint="eastAsia"/>
          <w:sz w:val="22"/>
          <w:szCs w:val="22"/>
        </w:rPr>
        <w:t xml:space="preserve">of the polymerization process </w:t>
      </w:r>
      <w:r>
        <w:rPr>
          <w:rFonts w:ascii="Times New Roman" w:hAnsi="Times New Roman" w:cs="Times New Roman" w:hint="eastAsia"/>
          <w:sz w:val="22"/>
          <w:szCs w:val="22"/>
        </w:rPr>
        <w:t xml:space="preserve">is </w:t>
      </w:r>
    </w:p>
    <w:p w14:paraId="2B24D7C8" w14:textId="0D221109" w:rsidR="00030EE6" w:rsidRPr="0031732E" w:rsidRDefault="00030EE6" w:rsidP="00CF2152">
      <w:pPr>
        <w:rPr>
          <w:rFonts w:ascii="Times New Roman" w:hAnsi="Times New Roman" w:cs="Times New Roman"/>
          <w:sz w:val="22"/>
          <w:szCs w:val="22"/>
        </w:rPr>
      </w:pPr>
      <w:r>
        <w:rPr>
          <w:rFonts w:ascii="Times New Roman" w:hAnsi="Times New Roman" w:cs="Times New Roman" w:hint="eastAsia"/>
          <w:sz w:val="22"/>
          <w:szCs w:val="22"/>
        </w:rPr>
        <w:t>Y= (0.6231 g/ 0.902 g) x 100 %= 69.07 %</w:t>
      </w:r>
      <w:r w:rsidR="00556913">
        <w:rPr>
          <w:rFonts w:ascii="Times New Roman" w:hAnsi="Times New Roman" w:cs="Times New Roman" w:hint="eastAsia"/>
          <w:sz w:val="22"/>
          <w:szCs w:val="22"/>
        </w:rPr>
        <w:t xml:space="preserve"> =69.1 %</w:t>
      </w:r>
    </w:p>
    <w:p w14:paraId="477D2743" w14:textId="77777777" w:rsidR="007818CB" w:rsidRDefault="00B442D0" w:rsidP="007818CB">
      <w:pPr>
        <w:keepNext/>
      </w:pPr>
      <w:r w:rsidRPr="00B442D0">
        <w:rPr>
          <w:rFonts w:ascii="Times New Roman" w:hAnsi="Times New Roman" w:cs="Times New Roman"/>
          <w:noProof/>
          <w:sz w:val="22"/>
          <w:szCs w:val="22"/>
        </w:rPr>
        <w:drawing>
          <wp:inline distT="0" distB="0" distL="0" distR="0" wp14:anchorId="35889FED" wp14:editId="419B2989">
            <wp:extent cx="714053" cy="1228795"/>
            <wp:effectExtent l="0" t="0" r="0" b="0"/>
            <wp:docPr id="1101133475" name="Picture 1" descr="A glass jar with white pow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33475" name="Picture 1" descr="A glass jar with white powder&#10;&#10;AI-generated content may be incorrect."/>
                    <pic:cNvPicPr/>
                  </pic:nvPicPr>
                  <pic:blipFill>
                    <a:blip r:embed="rId21"/>
                    <a:stretch>
                      <a:fillRect/>
                    </a:stretch>
                  </pic:blipFill>
                  <pic:spPr>
                    <a:xfrm>
                      <a:off x="0" y="0"/>
                      <a:ext cx="720577" cy="1240022"/>
                    </a:xfrm>
                    <a:prstGeom prst="rect">
                      <a:avLst/>
                    </a:prstGeom>
                  </pic:spPr>
                </pic:pic>
              </a:graphicData>
            </a:graphic>
          </wp:inline>
        </w:drawing>
      </w:r>
    </w:p>
    <w:p w14:paraId="51BB9D52" w14:textId="168851D7" w:rsidR="0031732E" w:rsidRPr="0031732E" w:rsidRDefault="007818CB" w:rsidP="007818CB">
      <w:pPr>
        <w:pStyle w:val="Caption"/>
        <w:rPr>
          <w:rFonts w:ascii="Times New Roman" w:hAnsi="Times New Roman" w:cs="Times New Roman"/>
          <w:sz w:val="22"/>
          <w:szCs w:val="22"/>
        </w:rPr>
      </w:pPr>
      <w:r>
        <w:t xml:space="preserve">Figure </w:t>
      </w:r>
      <w:fldSimple w:instr=" SEQ Figure \* ARABIC ">
        <w:r w:rsidR="00490887">
          <w:rPr>
            <w:noProof/>
          </w:rPr>
          <w:t>12</w:t>
        </w:r>
      </w:fldSimple>
      <w:r>
        <w:rPr>
          <w:rFonts w:hint="eastAsia"/>
        </w:rPr>
        <w:t xml:space="preserve"> Sampled powder styrene </w:t>
      </w:r>
      <w:r>
        <w:t>obtained</w:t>
      </w:r>
      <w:r>
        <w:rPr>
          <w:rFonts w:hint="eastAsia"/>
        </w:rPr>
        <w:t xml:space="preserve"> after polymerization experiment </w:t>
      </w:r>
    </w:p>
    <w:p w14:paraId="34A4C3DA" w14:textId="77777777" w:rsidR="0031732E" w:rsidRPr="0031732E" w:rsidRDefault="0031732E" w:rsidP="00CF2152">
      <w:pPr>
        <w:rPr>
          <w:rFonts w:ascii="Times New Roman" w:hAnsi="Times New Roman" w:cs="Times New Roman"/>
          <w:b/>
          <w:bCs/>
          <w:sz w:val="22"/>
          <w:szCs w:val="22"/>
        </w:rPr>
      </w:pPr>
    </w:p>
    <w:p w14:paraId="69F1C956" w14:textId="0EF2A3D3" w:rsidR="00CF2152" w:rsidRPr="00CF2152" w:rsidRDefault="00CF2152" w:rsidP="00CF2152">
      <w:pPr>
        <w:rPr>
          <w:rFonts w:ascii="Times New Roman" w:hAnsi="Times New Roman" w:cs="Times New Roman"/>
          <w:sz w:val="22"/>
          <w:szCs w:val="22"/>
        </w:rPr>
      </w:pPr>
    </w:p>
    <w:p w14:paraId="64496048" w14:textId="707945D8" w:rsidR="00CF2152" w:rsidRPr="003F05C7" w:rsidRDefault="00CF2152" w:rsidP="003F05C7">
      <w:pPr>
        <w:rPr>
          <w:rFonts w:ascii="Times New Roman" w:hAnsi="Times New Roman" w:cs="Times New Roman"/>
          <w:sz w:val="22"/>
          <w:szCs w:val="22"/>
        </w:rPr>
      </w:pPr>
    </w:p>
    <w:p w14:paraId="13861E63" w14:textId="77777777" w:rsidR="003F05C7" w:rsidRPr="003F05C7" w:rsidRDefault="003F05C7" w:rsidP="00A123AE">
      <w:pPr>
        <w:rPr>
          <w:rFonts w:ascii="Times New Roman" w:hAnsi="Times New Roman" w:cs="Times New Roman"/>
          <w:sz w:val="22"/>
          <w:szCs w:val="22"/>
        </w:rPr>
      </w:pPr>
    </w:p>
    <w:p w14:paraId="1CFE3CEA" w14:textId="77777777" w:rsidR="002B21EF" w:rsidRPr="00A123AE" w:rsidRDefault="002B21EF" w:rsidP="00510D72">
      <w:pPr>
        <w:pStyle w:val="ListParagraph"/>
        <w:rPr>
          <w:rFonts w:ascii="Times New Roman" w:hAnsi="Times New Roman" w:cs="Times New Roman"/>
          <w:sz w:val="22"/>
          <w:szCs w:val="22"/>
        </w:rPr>
      </w:pPr>
    </w:p>
    <w:p w14:paraId="6668A55A" w14:textId="213FDE0B" w:rsidR="002A4852" w:rsidRPr="00A123AE" w:rsidRDefault="002A4852" w:rsidP="00510D72">
      <w:pPr>
        <w:rPr>
          <w:sz w:val="22"/>
          <w:szCs w:val="22"/>
        </w:rPr>
      </w:pPr>
    </w:p>
    <w:p w14:paraId="1A35263E" w14:textId="77777777" w:rsidR="00BA6CBA" w:rsidRPr="00BA6CBA" w:rsidRDefault="00BA6CBA" w:rsidP="00280B6D">
      <w:pPr>
        <w:pStyle w:val="ListParagraph"/>
        <w:rPr>
          <w:rFonts w:ascii="Times New Roman" w:hAnsi="Times New Roman" w:cs="Times New Roman"/>
        </w:rPr>
      </w:pPr>
    </w:p>
    <w:p w14:paraId="588DC80C" w14:textId="77777777" w:rsidR="00280B6D" w:rsidRDefault="00280B6D" w:rsidP="00280B6D">
      <w:pPr>
        <w:pStyle w:val="ListParagraph"/>
        <w:rPr>
          <w:rFonts w:ascii="Times New Roman" w:hAnsi="Times New Roman" w:cs="Times New Roman"/>
        </w:rPr>
      </w:pPr>
    </w:p>
    <w:p w14:paraId="6DBECC19" w14:textId="77777777" w:rsidR="00280B6D" w:rsidRPr="00280B6D" w:rsidRDefault="00280B6D" w:rsidP="00280B6D">
      <w:pPr>
        <w:pStyle w:val="ListParagraph"/>
        <w:rPr>
          <w:rFonts w:ascii="Times New Roman" w:hAnsi="Times New Roman" w:cs="Times New Roman"/>
        </w:rPr>
      </w:pPr>
    </w:p>
    <w:p w14:paraId="529D8EA8" w14:textId="77777777" w:rsidR="00981531" w:rsidRDefault="00981531">
      <w:pPr>
        <w:rPr>
          <w:rFonts w:ascii="Times New Roman" w:hAnsi="Times New Roman" w:cs="Times New Roman"/>
        </w:rPr>
      </w:pPr>
    </w:p>
    <w:p w14:paraId="6978C73C" w14:textId="77777777" w:rsidR="00054E64" w:rsidRDefault="00054E64">
      <w:pPr>
        <w:rPr>
          <w:rFonts w:ascii="Times New Roman" w:hAnsi="Times New Roman" w:cs="Times New Roman"/>
        </w:rPr>
      </w:pPr>
    </w:p>
    <w:p w14:paraId="1A1C1780" w14:textId="114626F3" w:rsidR="00054E64" w:rsidRPr="00054E64" w:rsidRDefault="00054E64">
      <w:pPr>
        <w:rPr>
          <w:rFonts w:ascii="Times New Roman" w:hAnsi="Times New Roman" w:cs="Times New Roman"/>
        </w:rPr>
      </w:pPr>
      <w:r>
        <w:rPr>
          <w:rFonts w:ascii="Times New Roman" w:hAnsi="Times New Roman" w:cs="Times New Roman" w:hint="eastAsia"/>
        </w:rPr>
        <w:t xml:space="preserve"> </w:t>
      </w:r>
    </w:p>
    <w:sectPr w:rsidR="00054E64" w:rsidRPr="00054E64">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439A"/>
    <w:multiLevelType w:val="hybridMultilevel"/>
    <w:tmpl w:val="3D94A1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BD94398"/>
    <w:multiLevelType w:val="hybridMultilevel"/>
    <w:tmpl w:val="9D36C5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4197FFB"/>
    <w:multiLevelType w:val="hybridMultilevel"/>
    <w:tmpl w:val="F8023132"/>
    <w:lvl w:ilvl="0" w:tplc="AA481568">
      <w:start w:val="1"/>
      <w:numFmt w:val="decimal"/>
      <w:lvlText w:val="%1."/>
      <w:lvlJc w:val="left"/>
      <w:pPr>
        <w:ind w:left="927" w:hanging="360"/>
      </w:pPr>
      <w:rPr>
        <w:rFonts w:ascii="Times New Roman" w:hAnsi="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BEE117F"/>
    <w:multiLevelType w:val="hybridMultilevel"/>
    <w:tmpl w:val="E55228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F4B1C51"/>
    <w:multiLevelType w:val="hybridMultilevel"/>
    <w:tmpl w:val="0AB62E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A521EC1"/>
    <w:multiLevelType w:val="hybridMultilevel"/>
    <w:tmpl w:val="5EA8DC8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F40407D"/>
    <w:multiLevelType w:val="hybridMultilevel"/>
    <w:tmpl w:val="5E4C1A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FC20B63"/>
    <w:multiLevelType w:val="hybridMultilevel"/>
    <w:tmpl w:val="9E2CAE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48000932">
    <w:abstractNumId w:val="2"/>
  </w:num>
  <w:num w:numId="2" w16cid:durableId="101808267">
    <w:abstractNumId w:val="1"/>
  </w:num>
  <w:num w:numId="3" w16cid:durableId="1323965020">
    <w:abstractNumId w:val="3"/>
  </w:num>
  <w:num w:numId="4" w16cid:durableId="1874295901">
    <w:abstractNumId w:val="4"/>
  </w:num>
  <w:num w:numId="5" w16cid:durableId="552086856">
    <w:abstractNumId w:val="7"/>
  </w:num>
  <w:num w:numId="6" w16cid:durableId="1788549138">
    <w:abstractNumId w:val="0"/>
  </w:num>
  <w:num w:numId="7" w16cid:durableId="1239898682">
    <w:abstractNumId w:val="6"/>
  </w:num>
  <w:num w:numId="8" w16cid:durableId="1042947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E64"/>
    <w:rsid w:val="00004674"/>
    <w:rsid w:val="00030EE6"/>
    <w:rsid w:val="00040EF2"/>
    <w:rsid w:val="00047015"/>
    <w:rsid w:val="00054E64"/>
    <w:rsid w:val="00057951"/>
    <w:rsid w:val="00072CD1"/>
    <w:rsid w:val="000B1458"/>
    <w:rsid w:val="00107A2C"/>
    <w:rsid w:val="00110E7D"/>
    <w:rsid w:val="00120FD0"/>
    <w:rsid w:val="00146B40"/>
    <w:rsid w:val="001668E0"/>
    <w:rsid w:val="001B58AA"/>
    <w:rsid w:val="001F6E2F"/>
    <w:rsid w:val="0025494D"/>
    <w:rsid w:val="00280B6D"/>
    <w:rsid w:val="0028575D"/>
    <w:rsid w:val="002A4852"/>
    <w:rsid w:val="002B21EF"/>
    <w:rsid w:val="00313D35"/>
    <w:rsid w:val="0031732E"/>
    <w:rsid w:val="00361B54"/>
    <w:rsid w:val="00396469"/>
    <w:rsid w:val="003B2925"/>
    <w:rsid w:val="003C527E"/>
    <w:rsid w:val="003D7588"/>
    <w:rsid w:val="003E60B5"/>
    <w:rsid w:val="003F05C7"/>
    <w:rsid w:val="00452610"/>
    <w:rsid w:val="0046156D"/>
    <w:rsid w:val="00467920"/>
    <w:rsid w:val="004812BD"/>
    <w:rsid w:val="00490887"/>
    <w:rsid w:val="004A6AC5"/>
    <w:rsid w:val="004A78A7"/>
    <w:rsid w:val="004B3284"/>
    <w:rsid w:val="004C5934"/>
    <w:rsid w:val="004D3E3E"/>
    <w:rsid w:val="004E4289"/>
    <w:rsid w:val="004F06B3"/>
    <w:rsid w:val="00503BA8"/>
    <w:rsid w:val="00510D72"/>
    <w:rsid w:val="005121B5"/>
    <w:rsid w:val="00556913"/>
    <w:rsid w:val="005655C5"/>
    <w:rsid w:val="00597F95"/>
    <w:rsid w:val="005C2F50"/>
    <w:rsid w:val="00630185"/>
    <w:rsid w:val="006A5289"/>
    <w:rsid w:val="006A6E49"/>
    <w:rsid w:val="006E7E6F"/>
    <w:rsid w:val="00733181"/>
    <w:rsid w:val="00747D18"/>
    <w:rsid w:val="00757918"/>
    <w:rsid w:val="0077177E"/>
    <w:rsid w:val="007818CB"/>
    <w:rsid w:val="007923F9"/>
    <w:rsid w:val="007A7C2F"/>
    <w:rsid w:val="007D0C20"/>
    <w:rsid w:val="007D32CE"/>
    <w:rsid w:val="007F3D1A"/>
    <w:rsid w:val="00816BBC"/>
    <w:rsid w:val="0084476B"/>
    <w:rsid w:val="008448C1"/>
    <w:rsid w:val="00890BEC"/>
    <w:rsid w:val="008C1118"/>
    <w:rsid w:val="00917734"/>
    <w:rsid w:val="00981531"/>
    <w:rsid w:val="00984DCB"/>
    <w:rsid w:val="009B5ED2"/>
    <w:rsid w:val="009C7FF9"/>
    <w:rsid w:val="009F189E"/>
    <w:rsid w:val="00A02E35"/>
    <w:rsid w:val="00A07BF8"/>
    <w:rsid w:val="00A123AE"/>
    <w:rsid w:val="00A27793"/>
    <w:rsid w:val="00A56C06"/>
    <w:rsid w:val="00A63524"/>
    <w:rsid w:val="00A706CB"/>
    <w:rsid w:val="00A9084B"/>
    <w:rsid w:val="00B1488F"/>
    <w:rsid w:val="00B42BB6"/>
    <w:rsid w:val="00B442D0"/>
    <w:rsid w:val="00B47F83"/>
    <w:rsid w:val="00B57921"/>
    <w:rsid w:val="00B86BBC"/>
    <w:rsid w:val="00B90B41"/>
    <w:rsid w:val="00B92B9F"/>
    <w:rsid w:val="00B96862"/>
    <w:rsid w:val="00BA6CBA"/>
    <w:rsid w:val="00BC026B"/>
    <w:rsid w:val="00BC70AE"/>
    <w:rsid w:val="00C273F7"/>
    <w:rsid w:val="00C32F67"/>
    <w:rsid w:val="00C56008"/>
    <w:rsid w:val="00C71119"/>
    <w:rsid w:val="00C83A0D"/>
    <w:rsid w:val="00C95AB9"/>
    <w:rsid w:val="00CD5341"/>
    <w:rsid w:val="00CF2152"/>
    <w:rsid w:val="00CF4472"/>
    <w:rsid w:val="00CF77ED"/>
    <w:rsid w:val="00D24DEF"/>
    <w:rsid w:val="00D27C16"/>
    <w:rsid w:val="00D30849"/>
    <w:rsid w:val="00D82E8E"/>
    <w:rsid w:val="00D92378"/>
    <w:rsid w:val="00DE52F7"/>
    <w:rsid w:val="00E5429E"/>
    <w:rsid w:val="00E54BEE"/>
    <w:rsid w:val="00EB7F28"/>
    <w:rsid w:val="00ED2FED"/>
    <w:rsid w:val="00EF7D84"/>
    <w:rsid w:val="00F04C71"/>
    <w:rsid w:val="00F11557"/>
    <w:rsid w:val="00F35CC0"/>
    <w:rsid w:val="00F45C2F"/>
    <w:rsid w:val="00F54D77"/>
    <w:rsid w:val="00F900C4"/>
    <w:rsid w:val="00F95C72"/>
    <w:rsid w:val="00FA519C"/>
    <w:rsid w:val="00FC50D8"/>
    <w:rsid w:val="00FE56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7A8A"/>
  <w15:chartTrackingRefBased/>
  <w15:docId w15:val="{310ED1AA-8956-4DEA-B34B-F9E759B5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341"/>
  </w:style>
  <w:style w:type="paragraph" w:styleId="Heading1">
    <w:name w:val="heading 1"/>
    <w:basedOn w:val="Normal"/>
    <w:next w:val="Normal"/>
    <w:link w:val="Heading1Char"/>
    <w:uiPriority w:val="9"/>
    <w:qFormat/>
    <w:rsid w:val="00054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E64"/>
    <w:rPr>
      <w:rFonts w:eastAsiaTheme="majorEastAsia" w:cstheme="majorBidi"/>
      <w:color w:val="272727" w:themeColor="text1" w:themeTint="D8"/>
    </w:rPr>
  </w:style>
  <w:style w:type="paragraph" w:styleId="Title">
    <w:name w:val="Title"/>
    <w:basedOn w:val="Normal"/>
    <w:next w:val="Normal"/>
    <w:link w:val="TitleChar"/>
    <w:uiPriority w:val="10"/>
    <w:qFormat/>
    <w:rsid w:val="00054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E64"/>
    <w:pPr>
      <w:spacing w:before="160"/>
      <w:jc w:val="center"/>
    </w:pPr>
    <w:rPr>
      <w:i/>
      <w:iCs/>
      <w:color w:val="404040" w:themeColor="text1" w:themeTint="BF"/>
    </w:rPr>
  </w:style>
  <w:style w:type="character" w:customStyle="1" w:styleId="QuoteChar">
    <w:name w:val="Quote Char"/>
    <w:basedOn w:val="DefaultParagraphFont"/>
    <w:link w:val="Quote"/>
    <w:uiPriority w:val="29"/>
    <w:rsid w:val="00054E64"/>
    <w:rPr>
      <w:i/>
      <w:iCs/>
      <w:color w:val="404040" w:themeColor="text1" w:themeTint="BF"/>
    </w:rPr>
  </w:style>
  <w:style w:type="paragraph" w:styleId="ListParagraph">
    <w:name w:val="List Paragraph"/>
    <w:basedOn w:val="Normal"/>
    <w:uiPriority w:val="34"/>
    <w:qFormat/>
    <w:rsid w:val="00054E64"/>
    <w:pPr>
      <w:ind w:left="720"/>
      <w:contextualSpacing/>
    </w:pPr>
  </w:style>
  <w:style w:type="character" w:styleId="IntenseEmphasis">
    <w:name w:val="Intense Emphasis"/>
    <w:basedOn w:val="DefaultParagraphFont"/>
    <w:uiPriority w:val="21"/>
    <w:qFormat/>
    <w:rsid w:val="00054E64"/>
    <w:rPr>
      <w:i/>
      <w:iCs/>
      <w:color w:val="0F4761" w:themeColor="accent1" w:themeShade="BF"/>
    </w:rPr>
  </w:style>
  <w:style w:type="paragraph" w:styleId="IntenseQuote">
    <w:name w:val="Intense Quote"/>
    <w:basedOn w:val="Normal"/>
    <w:next w:val="Normal"/>
    <w:link w:val="IntenseQuoteChar"/>
    <w:uiPriority w:val="30"/>
    <w:qFormat/>
    <w:rsid w:val="00054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E64"/>
    <w:rPr>
      <w:i/>
      <w:iCs/>
      <w:color w:val="0F4761" w:themeColor="accent1" w:themeShade="BF"/>
    </w:rPr>
  </w:style>
  <w:style w:type="character" w:styleId="IntenseReference">
    <w:name w:val="Intense Reference"/>
    <w:basedOn w:val="DefaultParagraphFont"/>
    <w:uiPriority w:val="32"/>
    <w:qFormat/>
    <w:rsid w:val="00054E64"/>
    <w:rPr>
      <w:b/>
      <w:bCs/>
      <w:smallCaps/>
      <w:color w:val="0F4761" w:themeColor="accent1" w:themeShade="BF"/>
      <w:spacing w:val="5"/>
    </w:rPr>
  </w:style>
  <w:style w:type="paragraph" w:styleId="Caption">
    <w:name w:val="caption"/>
    <w:basedOn w:val="Normal"/>
    <w:next w:val="Normal"/>
    <w:uiPriority w:val="35"/>
    <w:unhideWhenUsed/>
    <w:qFormat/>
    <w:rsid w:val="00280B6D"/>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CF21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2374</Words>
  <Characters>13535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Trevanna</dc:creator>
  <cp:keywords/>
  <dc:description/>
  <cp:lastModifiedBy>Andrea Trevanna</cp:lastModifiedBy>
  <cp:revision>5</cp:revision>
  <dcterms:created xsi:type="dcterms:W3CDTF">2025-10-27T01:31:00Z</dcterms:created>
  <dcterms:modified xsi:type="dcterms:W3CDTF">2025-10-27T06:02:00Z</dcterms:modified>
</cp:coreProperties>
</file>